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0DB8F" w14:textId="77777777" w:rsidR="001F09CD" w:rsidRDefault="00D44AF3">
      <w:pPr>
        <w:spacing w:before="100" w:beforeAutospacing="1" w:after="100" w:afterAutospacing="1"/>
        <w:jc w:val="center"/>
        <w:outlineLvl w:val="0"/>
        <w:rPr>
          <w:rFonts w:ascii="Times" w:eastAsia="Times New Roman" w:hAnsi="Times" w:cs="Times New Roman"/>
          <w:b/>
          <w:bCs/>
          <w:sz w:val="48"/>
          <w:szCs w:val="48"/>
          <w:lang w:eastAsia="en-US"/>
        </w:rPr>
      </w:pPr>
      <w:commentRangeStart w:id="0"/>
      <w:r>
        <w:rPr>
          <w:rFonts w:ascii="Times" w:eastAsia="Times New Roman" w:hAnsi="Times" w:cs="Times New Roman"/>
          <w:b/>
          <w:bCs/>
          <w:kern w:val="36"/>
          <w:sz w:val="48"/>
          <w:szCs w:val="48"/>
          <w:lang w:eastAsia="en-US"/>
        </w:rPr>
        <w:t>Software Requirements Specification</w:t>
      </w:r>
      <w:commentRangeEnd w:id="0"/>
      <w:r>
        <w:commentReference w:id="0"/>
      </w:r>
      <w:r>
        <w:rPr>
          <w:rFonts w:ascii="Times" w:eastAsia="Times New Roman" w:hAnsi="Times" w:cs="Times New Roman"/>
          <w:b/>
          <w:bCs/>
          <w:kern w:val="36"/>
          <w:sz w:val="48"/>
          <w:szCs w:val="48"/>
          <w:lang w:eastAsia="en-US"/>
        </w:rPr>
        <w:t xml:space="preserve"> (SRS)</w:t>
      </w:r>
    </w:p>
    <w:p w14:paraId="2513CBA0"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Revision History:</w:t>
      </w:r>
    </w:p>
    <w:tbl>
      <w:tblPr>
        <w:tblW w:w="6591" w:type="dxa"/>
        <w:jc w:val="center"/>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16"/>
        <w:gridCol w:w="2178"/>
        <w:gridCol w:w="2297"/>
      </w:tblGrid>
      <w:tr w:rsidR="001F09CD" w14:paraId="339495A2" w14:textId="77777777">
        <w:trPr>
          <w:trHeight w:val="276"/>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3778854"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Date</w:t>
            </w:r>
          </w:p>
        </w:tc>
        <w:tc>
          <w:tcPr>
            <w:tcW w:w="2178" w:type="dxa"/>
            <w:tcBorders>
              <w:top w:val="outset" w:sz="6" w:space="0" w:color="auto"/>
              <w:left w:val="outset" w:sz="6" w:space="0" w:color="auto"/>
              <w:bottom w:val="outset" w:sz="6" w:space="0" w:color="auto"/>
              <w:right w:val="outset" w:sz="6" w:space="0" w:color="auto"/>
            </w:tcBorders>
          </w:tcPr>
          <w:p w14:paraId="1BB5B1C5"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Author</w:t>
            </w:r>
          </w:p>
        </w:tc>
        <w:tc>
          <w:tcPr>
            <w:tcW w:w="2297" w:type="dxa"/>
            <w:tcBorders>
              <w:top w:val="outset" w:sz="6" w:space="0" w:color="auto"/>
              <w:left w:val="outset" w:sz="6" w:space="0" w:color="auto"/>
              <w:bottom w:val="outset" w:sz="6" w:space="0" w:color="auto"/>
              <w:right w:val="outset" w:sz="6" w:space="0" w:color="auto"/>
            </w:tcBorders>
          </w:tcPr>
          <w:p w14:paraId="24718F56"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Description</w:t>
            </w:r>
          </w:p>
        </w:tc>
      </w:tr>
      <w:tr w:rsidR="001F09CD" w14:paraId="70E78996"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63D34F3"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w:t>
            </w:r>
            <w:r>
              <w:rPr>
                <w:rFonts w:ascii="宋体" w:eastAsia="宋体" w:hAnsi="宋体" w:cs="Times New Roman"/>
                <w:sz w:val="20"/>
                <w:szCs w:val="20"/>
                <w:lang w:eastAsia="zh-CN"/>
              </w:rPr>
              <w:t>.17</w:t>
            </w:r>
          </w:p>
        </w:tc>
        <w:tc>
          <w:tcPr>
            <w:tcW w:w="2178" w:type="dxa"/>
            <w:tcBorders>
              <w:top w:val="outset" w:sz="6" w:space="0" w:color="auto"/>
              <w:left w:val="outset" w:sz="6" w:space="0" w:color="auto"/>
              <w:bottom w:val="outset" w:sz="6" w:space="0" w:color="auto"/>
              <w:right w:val="outset" w:sz="6" w:space="0" w:color="auto"/>
            </w:tcBorders>
            <w:vAlign w:val="center"/>
          </w:tcPr>
          <w:p w14:paraId="55254AF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Xing</w:t>
            </w:r>
          </w:p>
        </w:tc>
        <w:tc>
          <w:tcPr>
            <w:tcW w:w="2297" w:type="dxa"/>
            <w:tcBorders>
              <w:top w:val="outset" w:sz="6" w:space="0" w:color="auto"/>
              <w:left w:val="outset" w:sz="6" w:space="0" w:color="auto"/>
              <w:bottom w:val="outset" w:sz="6" w:space="0" w:color="auto"/>
              <w:right w:val="outset" w:sz="6" w:space="0" w:color="auto"/>
            </w:tcBorders>
            <w:vAlign w:val="center"/>
          </w:tcPr>
          <w:p w14:paraId="12B97C70"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system capabilities</w:t>
            </w:r>
          </w:p>
        </w:tc>
      </w:tr>
      <w:tr w:rsidR="001F09CD" w14:paraId="6B9CA4C2"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D96227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2019.3.18</w:t>
            </w:r>
          </w:p>
        </w:tc>
        <w:tc>
          <w:tcPr>
            <w:tcW w:w="2178" w:type="dxa"/>
            <w:tcBorders>
              <w:top w:val="outset" w:sz="6" w:space="0" w:color="auto"/>
              <w:left w:val="outset" w:sz="6" w:space="0" w:color="auto"/>
              <w:bottom w:val="outset" w:sz="6" w:space="0" w:color="auto"/>
              <w:right w:val="outset" w:sz="6" w:space="0" w:color="auto"/>
            </w:tcBorders>
            <w:vAlign w:val="center"/>
          </w:tcPr>
          <w:p w14:paraId="03B553DA"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huihan</w:t>
            </w:r>
            <w:proofErr w:type="spellEnd"/>
            <w:r>
              <w:rPr>
                <w:rFonts w:ascii="宋体" w:eastAsia="宋体" w:hAnsi="宋体" w:cs="Times New Roman"/>
                <w:sz w:val="20"/>
                <w:szCs w:val="20"/>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5E5E883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system context</w:t>
            </w:r>
          </w:p>
        </w:tc>
      </w:tr>
      <w:tr w:rsidR="001F09CD" w14:paraId="37CE31D2" w14:textId="77777777">
        <w:trPr>
          <w:trHeight w:val="108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3698D33"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335ADEEE"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40271E9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quality requirements (non-functional requirements)</w:t>
            </w:r>
          </w:p>
        </w:tc>
      </w:tr>
      <w:tr w:rsidR="001F09CD" w14:paraId="33B3E4E3"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C5A1562"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2019.3.19</w:t>
            </w:r>
          </w:p>
        </w:tc>
        <w:tc>
          <w:tcPr>
            <w:tcW w:w="2178" w:type="dxa"/>
            <w:tcBorders>
              <w:top w:val="outset" w:sz="6" w:space="0" w:color="auto"/>
              <w:left w:val="outset" w:sz="6" w:space="0" w:color="auto"/>
              <w:bottom w:val="outset" w:sz="6" w:space="0" w:color="auto"/>
              <w:right w:val="outset" w:sz="6" w:space="0" w:color="auto"/>
            </w:tcBorders>
            <w:vAlign w:val="center"/>
          </w:tcPr>
          <w:p w14:paraId="26F35779"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w:t>
            </w:r>
            <w:r>
              <w:rPr>
                <w:rFonts w:ascii="宋体" w:eastAsia="宋体" w:hAnsi="宋体" w:cs="Times New Roman"/>
                <w:sz w:val="20"/>
                <w:szCs w:val="20"/>
                <w:lang w:eastAsia="zh-CN"/>
              </w:rPr>
              <w:t xml:space="preserve"> </w:t>
            </w:r>
            <w:r>
              <w:rPr>
                <w:rFonts w:ascii="宋体" w:eastAsia="宋体" w:hAnsi="宋体" w:cs="Times New Roman" w:hint="eastAsia"/>
                <w:sz w:val="20"/>
                <w:szCs w:val="20"/>
                <w:lang w:eastAsia="zh-CN"/>
              </w:rPr>
              <w:t>Chen</w:t>
            </w:r>
          </w:p>
        </w:tc>
        <w:tc>
          <w:tcPr>
            <w:tcW w:w="2297" w:type="dxa"/>
            <w:tcBorders>
              <w:top w:val="outset" w:sz="6" w:space="0" w:color="auto"/>
              <w:left w:val="outset" w:sz="6" w:space="0" w:color="auto"/>
              <w:bottom w:val="outset" w:sz="6" w:space="0" w:color="auto"/>
              <w:right w:val="outset" w:sz="6" w:space="0" w:color="auto"/>
            </w:tcBorders>
            <w:vAlign w:val="center"/>
          </w:tcPr>
          <w:p w14:paraId="606F94FF"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Introduction/Concept of Operation</w:t>
            </w:r>
          </w:p>
        </w:tc>
      </w:tr>
      <w:tr w:rsidR="001F09CD" w14:paraId="187A1A30"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760A1A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712708B7"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01864E6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fundamental assumptions</w:t>
            </w:r>
          </w:p>
        </w:tc>
      </w:tr>
      <w:tr w:rsidR="001F09CD" w14:paraId="4F264076"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F4B5E56"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2019.3.20</w:t>
            </w:r>
          </w:p>
        </w:tc>
        <w:tc>
          <w:tcPr>
            <w:tcW w:w="2178" w:type="dxa"/>
            <w:tcBorders>
              <w:top w:val="outset" w:sz="6" w:space="0" w:color="auto"/>
              <w:left w:val="outset" w:sz="6" w:space="0" w:color="auto"/>
              <w:bottom w:val="outset" w:sz="6" w:space="0" w:color="auto"/>
              <w:right w:val="outset" w:sz="6" w:space="0" w:color="auto"/>
            </w:tcBorders>
            <w:vAlign w:val="center"/>
          </w:tcPr>
          <w:p w14:paraId="296EBF6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
        </w:tc>
        <w:tc>
          <w:tcPr>
            <w:tcW w:w="2297" w:type="dxa"/>
            <w:tcBorders>
              <w:top w:val="outset" w:sz="6" w:space="0" w:color="auto"/>
              <w:left w:val="outset" w:sz="6" w:space="0" w:color="auto"/>
              <w:bottom w:val="outset" w:sz="6" w:space="0" w:color="auto"/>
              <w:right w:val="outset" w:sz="6" w:space="0" w:color="auto"/>
            </w:tcBorders>
            <w:vAlign w:val="center"/>
          </w:tcPr>
          <w:p w14:paraId="18B0BBE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subsets</w:t>
            </w:r>
          </w:p>
        </w:tc>
      </w:tr>
      <w:tr w:rsidR="001F09CD" w14:paraId="36CE66C1" w14:textId="77777777">
        <w:trPr>
          <w:trHeight w:val="57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983CA65"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1FF8467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2B4A29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1F09CD" w14:paraId="3F85D1F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748C32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vAlign w:val="center"/>
          </w:tcPr>
          <w:p w14:paraId="2D74264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5BED73F1"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Quality Requirements/Expected subsets</w:t>
            </w:r>
          </w:p>
        </w:tc>
      </w:tr>
      <w:tr w:rsidR="001F09CD" w14:paraId="6C9A8DA5"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BD4124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61CCD2DA"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09C1D87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Overall block diagram</w:t>
            </w:r>
          </w:p>
        </w:tc>
      </w:tr>
      <w:tr w:rsidR="001F09CD" w14:paraId="4B8CA2D3"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038DE2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2019.3.21</w:t>
            </w:r>
          </w:p>
        </w:tc>
        <w:tc>
          <w:tcPr>
            <w:tcW w:w="2178" w:type="dxa"/>
            <w:tcBorders>
              <w:top w:val="outset" w:sz="6" w:space="0" w:color="auto"/>
              <w:left w:val="outset" w:sz="6" w:space="0" w:color="auto"/>
              <w:bottom w:val="outset" w:sz="6" w:space="0" w:color="auto"/>
              <w:right w:val="outset" w:sz="6" w:space="0" w:color="auto"/>
            </w:tcBorders>
          </w:tcPr>
          <w:p w14:paraId="20AFC867"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12A7D46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 functional documentation</w:t>
            </w:r>
          </w:p>
        </w:tc>
      </w:tr>
      <w:tr w:rsidR="001F09CD" w14:paraId="4BB88ED8"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D4F5AF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18614ED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681A1585"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use cases</w:t>
            </w:r>
          </w:p>
        </w:tc>
      </w:tr>
      <w:tr w:rsidR="001F09CD" w14:paraId="233881F7"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24CD42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2019.3.22</w:t>
            </w:r>
          </w:p>
        </w:tc>
        <w:tc>
          <w:tcPr>
            <w:tcW w:w="2178" w:type="dxa"/>
            <w:tcBorders>
              <w:top w:val="outset" w:sz="6" w:space="0" w:color="auto"/>
              <w:left w:val="outset" w:sz="6" w:space="0" w:color="auto"/>
              <w:bottom w:val="outset" w:sz="6" w:space="0" w:color="auto"/>
              <w:right w:val="outset" w:sz="6" w:space="0" w:color="auto"/>
            </w:tcBorders>
            <w:vAlign w:val="center"/>
          </w:tcPr>
          <w:p w14:paraId="5873B44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9D81F5F"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tc>
      </w:tr>
      <w:tr w:rsidR="001F09CD" w14:paraId="5E107152" w14:textId="77777777">
        <w:trPr>
          <w:trHeight w:val="251"/>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9DE9D4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tcPr>
          <w:p w14:paraId="7C445746"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4D51841"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Modify functional documentation</w:t>
            </w:r>
          </w:p>
        </w:tc>
      </w:tr>
      <w:tr w:rsidR="001F09CD" w14:paraId="38191B30" w14:textId="77777777">
        <w:trPr>
          <w:trHeight w:val="55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7D82C5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7B2A8987"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29EB048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Use Cases/Behavioral Requirements</w:t>
            </w:r>
          </w:p>
        </w:tc>
      </w:tr>
      <w:tr w:rsidR="001F09CD" w14:paraId="08B05900"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634D51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23E05064"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F78CF29"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Assumption/Appendices</w:t>
            </w:r>
          </w:p>
        </w:tc>
      </w:tr>
      <w:tr w:rsidR="001F09CD" w14:paraId="663A727A"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0530746"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3C4B041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 xml:space="preserve">ui Xing, </w:t>
            </w:r>
            <w:proofErr w:type="spellStart"/>
            <w:r>
              <w:rPr>
                <w:rFonts w:ascii="宋体" w:eastAsia="宋体" w:hAnsi="宋体" w:cs="Times New Roman"/>
                <w:sz w:val="20"/>
                <w:szCs w:val="20"/>
                <w:lang w:eastAsia="zh-CN"/>
              </w:rPr>
              <w:t>Shuihan</w:t>
            </w:r>
            <w:proofErr w:type="spellEnd"/>
            <w:r>
              <w:rPr>
                <w:rFonts w:ascii="宋体" w:eastAsia="宋体" w:hAnsi="宋体" w:cs="Times New Roman"/>
                <w:sz w:val="20"/>
                <w:szCs w:val="20"/>
                <w:lang w:eastAsia="zh-CN"/>
              </w:rPr>
              <w:t xml:space="preserve"> Zhang, </w:t>
            </w:r>
            <w:proofErr w:type="spellStart"/>
            <w:r>
              <w:rPr>
                <w:rFonts w:ascii="宋体" w:eastAsia="宋体" w:hAnsi="宋体" w:cs="Times New Roman"/>
                <w:sz w:val="20"/>
                <w:szCs w:val="20"/>
                <w:lang w:eastAsia="zh-CN"/>
              </w:rPr>
              <w:t>Yuru</w:t>
            </w:r>
            <w:proofErr w:type="spellEnd"/>
            <w:r>
              <w:rPr>
                <w:rFonts w:ascii="宋体" w:eastAsia="宋体" w:hAnsi="宋体" w:cs="Times New Roman"/>
                <w:sz w:val="20"/>
                <w:szCs w:val="20"/>
                <w:lang w:eastAsia="zh-CN"/>
              </w:rPr>
              <w:t xml:space="preserve"> Wang, Rui </w:t>
            </w:r>
            <w:r>
              <w:rPr>
                <w:rFonts w:ascii="宋体" w:eastAsia="宋体" w:hAnsi="宋体" w:cs="Times New Roman"/>
                <w:sz w:val="20"/>
                <w:szCs w:val="20"/>
                <w:lang w:eastAsia="zh-CN"/>
              </w:rPr>
              <w:lastRenderedPageBreak/>
              <w:t xml:space="preserve">Zhu, </w:t>
            </w:r>
            <w:proofErr w:type="spellStart"/>
            <w:r>
              <w:rPr>
                <w:rFonts w:ascii="宋体" w:eastAsia="宋体" w:hAnsi="宋体" w:cs="Times New Roman"/>
                <w:sz w:val="20"/>
                <w:szCs w:val="20"/>
                <w:lang w:eastAsia="zh-CN"/>
              </w:rPr>
              <w:t>Shijie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24E7A890"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Adding use case</w:t>
            </w:r>
          </w:p>
        </w:tc>
      </w:tr>
      <w:tr w:rsidR="001F09CD" w14:paraId="572F3C75"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B46AE2D"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1194D7DB"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1629A86E"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detailed requirements</w:t>
            </w:r>
          </w:p>
        </w:tc>
      </w:tr>
      <w:tr w:rsidR="001F09CD" w14:paraId="51AC0A6C"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A2F2CB2"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0ED27A7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3BB1CE6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Introduction</w:t>
            </w:r>
          </w:p>
          <w:p w14:paraId="2F46FED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Concept of Operation</w:t>
            </w:r>
          </w:p>
        </w:tc>
      </w:tr>
      <w:tr w:rsidR="001F09CD" w14:paraId="6E85760C"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018BC8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60058B7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FC3465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Behavioral Requirements</w:t>
            </w:r>
          </w:p>
          <w:p w14:paraId="116D6A3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subsets</w:t>
            </w:r>
          </w:p>
          <w:p w14:paraId="2D90A33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Quality Requirements</w:t>
            </w:r>
          </w:p>
          <w:p w14:paraId="20D12EC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Fundamental Assumptions</w:t>
            </w:r>
          </w:p>
          <w:p w14:paraId="13FD111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Expected Changes</w:t>
            </w:r>
          </w:p>
        </w:tc>
      </w:tr>
      <w:tr w:rsidR="001F09CD" w14:paraId="67EC092B"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10E8A45"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75DB3FB9"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w:t>
            </w:r>
            <w:r>
              <w:rPr>
                <w:rFonts w:ascii="宋体" w:eastAsia="宋体" w:hAnsi="宋体" w:cs="Times New Roman"/>
                <w:sz w:val="20"/>
                <w:szCs w:val="20"/>
                <w:lang w:eastAsia="zh-CN"/>
              </w:rPr>
              <w:t>ui Zhu</w:t>
            </w:r>
          </w:p>
        </w:tc>
        <w:tc>
          <w:tcPr>
            <w:tcW w:w="2297" w:type="dxa"/>
            <w:tcBorders>
              <w:top w:val="outset" w:sz="6" w:space="0" w:color="auto"/>
              <w:left w:val="outset" w:sz="6" w:space="0" w:color="auto"/>
              <w:bottom w:val="outset" w:sz="6" w:space="0" w:color="auto"/>
              <w:right w:val="outset" w:sz="6" w:space="0" w:color="auto"/>
            </w:tcBorders>
            <w:vAlign w:val="center"/>
          </w:tcPr>
          <w:p w14:paraId="7728810F"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expected changes</w:t>
            </w:r>
          </w:p>
        </w:tc>
      </w:tr>
      <w:tr w:rsidR="001F09CD" w14:paraId="4FF0784D"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6528A60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2019.3.23</w:t>
            </w:r>
          </w:p>
        </w:tc>
        <w:tc>
          <w:tcPr>
            <w:tcW w:w="2178" w:type="dxa"/>
            <w:tcBorders>
              <w:top w:val="outset" w:sz="6" w:space="0" w:color="auto"/>
              <w:left w:val="outset" w:sz="6" w:space="0" w:color="auto"/>
              <w:bottom w:val="outset" w:sz="6" w:space="0" w:color="auto"/>
              <w:right w:val="outset" w:sz="6" w:space="0" w:color="auto"/>
            </w:tcBorders>
            <w:vAlign w:val="center"/>
          </w:tcPr>
          <w:p w14:paraId="6376AB4B"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Y</w:t>
            </w:r>
            <w:r>
              <w:rPr>
                <w:rFonts w:ascii="宋体" w:eastAsia="宋体" w:hAnsi="宋体" w:cs="Times New Roman"/>
                <w:sz w:val="20"/>
                <w:szCs w:val="20"/>
                <w:lang w:eastAsia="zh-CN"/>
              </w:rPr>
              <w:t>uru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vAlign w:val="center"/>
          </w:tcPr>
          <w:p w14:paraId="5A963808"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 xml:space="preserve">diting </w:t>
            </w:r>
            <w:r>
              <w:rPr>
                <w:rFonts w:ascii="宋体" w:eastAsia="宋体" w:hAnsi="宋体" w:cs="Times New Roman" w:hint="eastAsia"/>
                <w:sz w:val="20"/>
                <w:szCs w:val="20"/>
                <w:lang w:eastAsia="zh-CN"/>
              </w:rPr>
              <w:t>a</w:t>
            </w:r>
            <w:r>
              <w:rPr>
                <w:rFonts w:ascii="宋体" w:eastAsia="宋体" w:hAnsi="宋体" w:cs="Times New Roman"/>
                <w:sz w:val="20"/>
                <w:szCs w:val="20"/>
                <w:lang w:eastAsia="zh-CN"/>
              </w:rPr>
              <w:t>ppendices</w:t>
            </w:r>
          </w:p>
        </w:tc>
      </w:tr>
      <w:tr w:rsidR="001F09CD" w14:paraId="3D7AFAF1"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744034E"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673F9F4D"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S</w:t>
            </w:r>
            <w:r>
              <w:rPr>
                <w:rFonts w:ascii="宋体" w:eastAsia="宋体" w:hAnsi="宋体" w:cs="Times New Roman"/>
                <w:sz w:val="20"/>
                <w:szCs w:val="20"/>
                <w:lang w:eastAsia="zh-CN"/>
              </w:rPr>
              <w:t>hijie</w:t>
            </w:r>
            <w:proofErr w:type="spellEnd"/>
            <w:r>
              <w:rPr>
                <w:rFonts w:ascii="宋体" w:eastAsia="宋体" w:hAnsi="宋体" w:cs="Times New Roman"/>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vAlign w:val="center"/>
          </w:tcPr>
          <w:p w14:paraId="0ECF3042"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Modifying detailed requirements</w:t>
            </w:r>
          </w:p>
        </w:tc>
      </w:tr>
      <w:tr w:rsidR="001F09CD" w14:paraId="075891C8"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1F9B469"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2019.3.24</w:t>
            </w:r>
          </w:p>
        </w:tc>
        <w:tc>
          <w:tcPr>
            <w:tcW w:w="2178" w:type="dxa"/>
            <w:tcBorders>
              <w:top w:val="outset" w:sz="6" w:space="0" w:color="auto"/>
              <w:left w:val="outset" w:sz="6" w:space="0" w:color="auto"/>
              <w:bottom w:val="outset" w:sz="6" w:space="0" w:color="auto"/>
              <w:right w:val="outset" w:sz="6" w:space="0" w:color="auto"/>
            </w:tcBorders>
            <w:vAlign w:val="center"/>
          </w:tcPr>
          <w:p w14:paraId="538AF73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Rui</w:t>
            </w:r>
            <w:r>
              <w:rPr>
                <w:rFonts w:ascii="宋体" w:eastAsia="宋体" w:hAnsi="宋体" w:cs="Times New Roman"/>
                <w:sz w:val="20"/>
                <w:szCs w:val="20"/>
                <w:lang w:eastAsia="zh-CN"/>
              </w:rPr>
              <w:t xml:space="preserve"> X</w:t>
            </w:r>
            <w:r>
              <w:rPr>
                <w:rFonts w:ascii="宋体" w:eastAsia="宋体" w:hAnsi="宋体" w:cs="Times New Roman" w:hint="eastAsia"/>
                <w:sz w:val="20"/>
                <w:szCs w:val="20"/>
                <w:lang w:eastAsia="zh-CN"/>
              </w:rPr>
              <w:t>ing</w:t>
            </w:r>
          </w:p>
        </w:tc>
        <w:tc>
          <w:tcPr>
            <w:tcW w:w="2297" w:type="dxa"/>
            <w:tcBorders>
              <w:top w:val="outset" w:sz="6" w:space="0" w:color="auto"/>
              <w:left w:val="outset" w:sz="6" w:space="0" w:color="auto"/>
              <w:bottom w:val="outset" w:sz="6" w:space="0" w:color="auto"/>
              <w:right w:val="outset" w:sz="6" w:space="0" w:color="auto"/>
            </w:tcBorders>
            <w:vAlign w:val="center"/>
          </w:tcPr>
          <w:p w14:paraId="153AAF02"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w:t>
            </w:r>
            <w:r>
              <w:rPr>
                <w:rFonts w:ascii="宋体" w:eastAsia="宋体" w:hAnsi="宋体" w:cs="Times New Roman"/>
                <w:sz w:val="20"/>
                <w:szCs w:val="20"/>
                <w:lang w:eastAsia="zh-CN"/>
              </w:rPr>
              <w:t>diting introduction</w:t>
            </w:r>
          </w:p>
        </w:tc>
      </w:tr>
      <w:tr w:rsidR="001F09CD" w14:paraId="25742BE2"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BDD660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279FA8C8"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331AC7E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Add Server System Context</w:t>
            </w:r>
          </w:p>
        </w:tc>
      </w:tr>
      <w:tr w:rsidR="001F09CD" w14:paraId="03EEAFC9"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4C448B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292605CC"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32B925DF"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Add System Input &amp; Output</w:t>
            </w:r>
          </w:p>
        </w:tc>
      </w:tr>
      <w:tr w:rsidR="001F09CD" w14:paraId="60BD56C9" w14:textId="77777777">
        <w:trPr>
          <w:trHeight w:val="440"/>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6DA6857"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33E1C5E5"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7771B86E"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A</w:t>
            </w:r>
            <w:r>
              <w:rPr>
                <w:rFonts w:ascii="宋体" w:eastAsia="宋体" w:hAnsi="宋体" w:cs="Times New Roman"/>
                <w:sz w:val="20"/>
                <w:szCs w:val="20"/>
                <w:lang w:eastAsia="zh-CN"/>
              </w:rPr>
              <w:t>dd Quality Requirements</w:t>
            </w:r>
          </w:p>
        </w:tc>
      </w:tr>
      <w:tr w:rsidR="001F09CD" w14:paraId="4098FD4F"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AB73C8D"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019.3.25</w:t>
            </w:r>
          </w:p>
        </w:tc>
        <w:tc>
          <w:tcPr>
            <w:tcW w:w="2178" w:type="dxa"/>
            <w:tcBorders>
              <w:top w:val="outset" w:sz="6" w:space="0" w:color="auto"/>
              <w:left w:val="outset" w:sz="6" w:space="0" w:color="auto"/>
              <w:bottom w:val="outset" w:sz="6" w:space="0" w:color="auto"/>
              <w:right w:val="outset" w:sz="6" w:space="0" w:color="auto"/>
            </w:tcBorders>
          </w:tcPr>
          <w:p w14:paraId="429ADDC4"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R</w:t>
            </w:r>
            <w:r>
              <w:rPr>
                <w:rFonts w:ascii="宋体" w:eastAsia="宋体" w:hAnsi="宋体" w:cs="Times New Roman"/>
                <w:sz w:val="20"/>
                <w:szCs w:val="20"/>
                <w:lang w:eastAsia="zh-CN"/>
              </w:rPr>
              <w:t>enxiang</w:t>
            </w:r>
            <w:proofErr w:type="spellEnd"/>
            <w:r>
              <w:rPr>
                <w:rFonts w:ascii="宋体" w:eastAsia="宋体" w:hAnsi="宋体" w:cs="Times New Roman"/>
                <w:sz w:val="20"/>
                <w:szCs w:val="20"/>
                <w:lang w:eastAsia="zh-CN"/>
              </w:rPr>
              <w:t xml:space="preserve"> Zhu</w:t>
            </w:r>
          </w:p>
        </w:tc>
        <w:tc>
          <w:tcPr>
            <w:tcW w:w="2297" w:type="dxa"/>
            <w:tcBorders>
              <w:top w:val="outset" w:sz="6" w:space="0" w:color="auto"/>
              <w:left w:val="outset" w:sz="6" w:space="0" w:color="auto"/>
              <w:bottom w:val="outset" w:sz="6" w:space="0" w:color="auto"/>
              <w:right w:val="outset" w:sz="6" w:space="0" w:color="auto"/>
            </w:tcBorders>
          </w:tcPr>
          <w:p w14:paraId="4A3A7B4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I</w:t>
            </w:r>
            <w:r>
              <w:rPr>
                <w:rFonts w:ascii="宋体" w:eastAsia="宋体" w:hAnsi="宋体" w:cs="Times New Roman"/>
                <w:sz w:val="20"/>
                <w:szCs w:val="20"/>
                <w:lang w:eastAsia="zh-CN"/>
              </w:rPr>
              <w:t>ntegrate documents</w:t>
            </w:r>
          </w:p>
        </w:tc>
      </w:tr>
      <w:tr w:rsidR="001F09CD" w14:paraId="478CE79C"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483A8C5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tcPr>
          <w:p w14:paraId="09272B92"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w:t>
            </w:r>
            <w:r>
              <w:rPr>
                <w:rFonts w:ascii="宋体" w:eastAsia="宋体" w:hAnsi="宋体" w:cs="Times New Roman" w:hint="eastAsia"/>
                <w:sz w:val="20"/>
                <w:szCs w:val="20"/>
                <w:lang w:eastAsia="zh-CN"/>
              </w:rPr>
              <w:t>uanjin</w:t>
            </w:r>
            <w:proofErr w:type="spellEnd"/>
            <w:r>
              <w:rPr>
                <w:rFonts w:ascii="宋体" w:eastAsia="宋体" w:hAnsi="宋体" w:cs="Times New Roman"/>
                <w:sz w:val="20"/>
                <w:szCs w:val="20"/>
                <w:lang w:eastAsia="zh-CN"/>
              </w:rPr>
              <w:t xml:space="preserve"> L</w:t>
            </w:r>
            <w:r>
              <w:rPr>
                <w:rFonts w:ascii="宋体" w:eastAsia="宋体" w:hAnsi="宋体" w:cs="Times New Roman" w:hint="eastAsia"/>
                <w:sz w:val="20"/>
                <w:szCs w:val="20"/>
                <w:lang w:eastAsia="zh-CN"/>
              </w:rPr>
              <w:t>i</w:t>
            </w:r>
          </w:p>
        </w:tc>
        <w:tc>
          <w:tcPr>
            <w:tcW w:w="2297" w:type="dxa"/>
            <w:tcBorders>
              <w:top w:val="outset" w:sz="6" w:space="0" w:color="auto"/>
              <w:left w:val="outset" w:sz="6" w:space="0" w:color="auto"/>
              <w:bottom w:val="outset" w:sz="6" w:space="0" w:color="auto"/>
              <w:right w:val="outset" w:sz="6" w:space="0" w:color="auto"/>
            </w:tcBorders>
          </w:tcPr>
          <w:p w14:paraId="3EBF2F78"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Editing Software Requirements Specification</w:t>
            </w:r>
          </w:p>
        </w:tc>
      </w:tr>
      <w:tr w:rsidR="001F09CD" w14:paraId="238DC7CC"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39E1D6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2019.3.25</w:t>
            </w:r>
          </w:p>
        </w:tc>
        <w:tc>
          <w:tcPr>
            <w:tcW w:w="2178" w:type="dxa"/>
            <w:tcBorders>
              <w:top w:val="outset" w:sz="6" w:space="0" w:color="auto"/>
              <w:left w:val="outset" w:sz="6" w:space="0" w:color="auto"/>
              <w:bottom w:val="outset" w:sz="6" w:space="0" w:color="auto"/>
              <w:right w:val="outset" w:sz="6" w:space="0" w:color="auto"/>
            </w:tcBorders>
            <w:vAlign w:val="center"/>
          </w:tcPr>
          <w:p w14:paraId="63DB723A"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74BA0B89"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20597943"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1F09CD" w14:paraId="21C32A4C"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136A96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790D115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Zhang </w:t>
            </w:r>
            <w:proofErr w:type="spellStart"/>
            <w:r>
              <w:rPr>
                <w:rFonts w:ascii="宋体" w:eastAsia="宋体" w:hAnsi="宋体" w:cs="Times New Roman" w:hint="eastAsia"/>
                <w:sz w:val="20"/>
                <w:szCs w:val="20"/>
                <w:lang w:eastAsia="zh-CN"/>
              </w:rPr>
              <w:t>Hongfan</w:t>
            </w:r>
            <w:proofErr w:type="spellEnd"/>
          </w:p>
          <w:p w14:paraId="055FBA7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w:t>
            </w:r>
            <w:proofErr w:type="spellStart"/>
            <w:r>
              <w:rPr>
                <w:rFonts w:ascii="宋体" w:eastAsia="宋体" w:hAnsi="宋体" w:cs="Times New Roman" w:hint="eastAsia"/>
                <w:sz w:val="20"/>
                <w:szCs w:val="20"/>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4480F1A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1F09CD" w14:paraId="399D61EB"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73A79E7"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79637A04"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784CE941"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Detailed </w:t>
            </w:r>
            <w:proofErr w:type="spellStart"/>
            <w:r>
              <w:rPr>
                <w:rFonts w:ascii="宋体" w:eastAsia="宋体" w:hAnsi="宋体" w:cs="Times New Roman"/>
                <w:sz w:val="20"/>
                <w:szCs w:val="20"/>
                <w:lang w:eastAsia="zh-CN"/>
              </w:rPr>
              <w:t>Requirments</w:t>
            </w:r>
            <w:proofErr w:type="spellEnd"/>
          </w:p>
        </w:tc>
      </w:tr>
      <w:tr w:rsidR="001F09CD" w14:paraId="0AF64A1B" w14:textId="77777777">
        <w:trPr>
          <w:trHeight w:val="278"/>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5C23F39"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tcPr>
          <w:p w14:paraId="68005927"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Zhongyu</w:t>
            </w:r>
            <w:proofErr w:type="spellEnd"/>
            <w:r>
              <w:rPr>
                <w:rFonts w:ascii="宋体" w:eastAsia="宋体" w:hAnsi="宋体" w:cs="Times New Roman"/>
                <w:sz w:val="20"/>
                <w:szCs w:val="20"/>
                <w:lang w:eastAsia="zh-CN"/>
              </w:rPr>
              <w:t xml:space="preserve"> Wang</w:t>
            </w:r>
          </w:p>
        </w:tc>
        <w:tc>
          <w:tcPr>
            <w:tcW w:w="2297" w:type="dxa"/>
            <w:tcBorders>
              <w:top w:val="outset" w:sz="6" w:space="0" w:color="auto"/>
              <w:left w:val="outset" w:sz="6" w:space="0" w:color="auto"/>
              <w:bottom w:val="outset" w:sz="6" w:space="0" w:color="auto"/>
              <w:right w:val="outset" w:sz="6" w:space="0" w:color="auto"/>
            </w:tcBorders>
          </w:tcPr>
          <w:p w14:paraId="70691923"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 xml:space="preserve">Editing the Quality </w:t>
            </w:r>
            <w:proofErr w:type="spellStart"/>
            <w:r>
              <w:rPr>
                <w:rFonts w:ascii="宋体" w:eastAsia="宋体" w:hAnsi="宋体" w:cs="Times New Roman"/>
                <w:sz w:val="20"/>
                <w:szCs w:val="20"/>
                <w:lang w:eastAsia="zh-CN"/>
              </w:rPr>
              <w:t>Requirments</w:t>
            </w:r>
            <w:proofErr w:type="spellEnd"/>
          </w:p>
        </w:tc>
      </w:tr>
      <w:tr w:rsidR="001F09CD" w14:paraId="45C42937" w14:textId="77777777">
        <w:trPr>
          <w:trHeight w:val="781"/>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2585A0FD"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127DBFB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7D306CA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 and System Inputs and Outputs</w:t>
            </w:r>
          </w:p>
        </w:tc>
      </w:tr>
      <w:tr w:rsidR="001F09CD" w14:paraId="53ED3BB3" w14:textId="77777777">
        <w:trPr>
          <w:trHeight w:val="459"/>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116DFCD3"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2019.3.26</w:t>
            </w:r>
          </w:p>
        </w:tc>
        <w:tc>
          <w:tcPr>
            <w:tcW w:w="2178" w:type="dxa"/>
            <w:tcBorders>
              <w:top w:val="outset" w:sz="6" w:space="0" w:color="auto"/>
              <w:left w:val="outset" w:sz="6" w:space="0" w:color="auto"/>
              <w:bottom w:val="outset" w:sz="6" w:space="0" w:color="auto"/>
              <w:right w:val="outset" w:sz="6" w:space="0" w:color="auto"/>
            </w:tcBorders>
            <w:vAlign w:val="center"/>
          </w:tcPr>
          <w:p w14:paraId="4388D5F6"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hint="eastAsia"/>
                <w:sz w:val="20"/>
                <w:szCs w:val="20"/>
                <w:lang w:eastAsia="zh-CN"/>
              </w:rPr>
              <w:t>Qingzhong</w:t>
            </w:r>
            <w:proofErr w:type="spellEnd"/>
            <w:r>
              <w:rPr>
                <w:rFonts w:ascii="宋体" w:eastAsia="宋体" w:hAnsi="宋体" w:cs="Times New Roman" w:hint="eastAsia"/>
                <w:sz w:val="20"/>
                <w:szCs w:val="20"/>
                <w:lang w:eastAsia="zh-CN"/>
              </w:rPr>
              <w:t xml:space="preserve"> Chen</w:t>
            </w:r>
          </w:p>
        </w:tc>
        <w:tc>
          <w:tcPr>
            <w:tcW w:w="2297" w:type="dxa"/>
            <w:tcBorders>
              <w:top w:val="outset" w:sz="6" w:space="0" w:color="auto"/>
              <w:left w:val="outset" w:sz="6" w:space="0" w:color="auto"/>
              <w:bottom w:val="outset" w:sz="6" w:space="0" w:color="auto"/>
              <w:right w:val="outset" w:sz="6" w:space="0" w:color="auto"/>
            </w:tcBorders>
            <w:vAlign w:val="center"/>
          </w:tcPr>
          <w:p w14:paraId="738517C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Cases</w:t>
            </w:r>
          </w:p>
        </w:tc>
      </w:tr>
      <w:tr w:rsidR="001F09CD" w14:paraId="43FAB8B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4F18342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2019.3.27</w:t>
            </w:r>
          </w:p>
        </w:tc>
        <w:tc>
          <w:tcPr>
            <w:tcW w:w="2178" w:type="dxa"/>
            <w:tcBorders>
              <w:top w:val="outset" w:sz="6" w:space="0" w:color="auto"/>
              <w:left w:val="outset" w:sz="6" w:space="0" w:color="auto"/>
              <w:bottom w:val="outset" w:sz="6" w:space="0" w:color="auto"/>
              <w:right w:val="outset" w:sz="6" w:space="0" w:color="auto"/>
            </w:tcBorders>
            <w:vAlign w:val="center"/>
          </w:tcPr>
          <w:p w14:paraId="6E953B6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6E1558C0"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Revise Use Cases and Fundamental Assumption </w:t>
            </w:r>
          </w:p>
        </w:tc>
      </w:tr>
      <w:tr w:rsidR="001F09CD" w14:paraId="4E47FB46"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048CD472"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lastRenderedPageBreak/>
              <w:t>2019.3.28</w:t>
            </w:r>
          </w:p>
        </w:tc>
        <w:tc>
          <w:tcPr>
            <w:tcW w:w="2178" w:type="dxa"/>
            <w:tcBorders>
              <w:top w:val="outset" w:sz="6" w:space="0" w:color="auto"/>
              <w:left w:val="outset" w:sz="6" w:space="0" w:color="auto"/>
              <w:bottom w:val="outset" w:sz="6" w:space="0" w:color="auto"/>
              <w:right w:val="outset" w:sz="6" w:space="0" w:color="auto"/>
            </w:tcBorders>
            <w:vAlign w:val="center"/>
          </w:tcPr>
          <w:p w14:paraId="29BEC0FA"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15FE0D11"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Combine Learning Ducks’ Document</w:t>
            </w:r>
          </w:p>
        </w:tc>
      </w:tr>
      <w:tr w:rsidR="001F09CD" w14:paraId="767EF1F3" w14:textId="77777777">
        <w:trPr>
          <w:trHeight w:val="58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A7F8BD0"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2019.3.30</w:t>
            </w:r>
          </w:p>
        </w:tc>
        <w:tc>
          <w:tcPr>
            <w:tcW w:w="2178" w:type="dxa"/>
            <w:tcBorders>
              <w:top w:val="outset" w:sz="6" w:space="0" w:color="auto"/>
              <w:left w:val="outset" w:sz="6" w:space="0" w:color="auto"/>
              <w:bottom w:val="outset" w:sz="6" w:space="0" w:color="auto"/>
              <w:right w:val="outset" w:sz="6" w:space="0" w:color="auto"/>
            </w:tcBorders>
            <w:vAlign w:val="center"/>
          </w:tcPr>
          <w:p w14:paraId="4A238D2B" w14:textId="77777777" w:rsidR="001F09CD" w:rsidRDefault="00D44AF3">
            <w:pPr>
              <w:pStyle w:val="ad"/>
              <w:spacing w:before="0" w:beforeAutospacing="0" w:after="300" w:afterAutospacing="0"/>
              <w:rPr>
                <w:rFonts w:ascii="宋体" w:eastAsia="宋体" w:hAnsi="宋体"/>
                <w:lang w:eastAsia="zh-CN"/>
              </w:rPr>
            </w:pPr>
            <w:r>
              <w:rPr>
                <w:rFonts w:ascii="宋体" w:eastAsia="宋体" w:hAnsi="宋体" w:hint="eastAsia"/>
                <w:lang w:eastAsia="zh-CN"/>
              </w:rPr>
              <w:t xml:space="preserve">Zhang </w:t>
            </w: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Rui </w:t>
            </w:r>
            <w:proofErr w:type="spellStart"/>
            <w:r>
              <w:rPr>
                <w:rFonts w:ascii="宋体" w:eastAsia="宋体" w:hAnsi="宋体" w:hint="eastAsia"/>
                <w:lang w:eastAsia="zh-CN"/>
              </w:rPr>
              <w:t>Raposo</w:t>
            </w:r>
            <w:proofErr w:type="spellEnd"/>
          </w:p>
        </w:tc>
        <w:tc>
          <w:tcPr>
            <w:tcW w:w="2297" w:type="dxa"/>
            <w:tcBorders>
              <w:top w:val="outset" w:sz="6" w:space="0" w:color="auto"/>
              <w:left w:val="outset" w:sz="6" w:space="0" w:color="auto"/>
              <w:bottom w:val="outset" w:sz="6" w:space="0" w:color="auto"/>
              <w:right w:val="outset" w:sz="6" w:space="0" w:color="auto"/>
            </w:tcBorders>
            <w:vAlign w:val="center"/>
          </w:tcPr>
          <w:p w14:paraId="50EB85F5"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User Case</w:t>
            </w:r>
          </w:p>
        </w:tc>
      </w:tr>
      <w:tr w:rsidR="001F09CD" w14:paraId="5126C223"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7F14F155"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2019.3.31</w:t>
            </w:r>
          </w:p>
        </w:tc>
        <w:tc>
          <w:tcPr>
            <w:tcW w:w="2178" w:type="dxa"/>
            <w:tcBorders>
              <w:top w:val="outset" w:sz="6" w:space="0" w:color="auto"/>
              <w:left w:val="outset" w:sz="6" w:space="0" w:color="auto"/>
              <w:bottom w:val="outset" w:sz="6" w:space="0" w:color="auto"/>
              <w:right w:val="outset" w:sz="6" w:space="0" w:color="auto"/>
            </w:tcBorders>
            <w:vAlign w:val="center"/>
          </w:tcPr>
          <w:p w14:paraId="617B4609"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vAlign w:val="center"/>
          </w:tcPr>
          <w:p w14:paraId="513AA05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Combine Revision History</w:t>
            </w:r>
          </w:p>
        </w:tc>
      </w:tr>
      <w:tr w:rsidR="001F09CD" w14:paraId="67FD0EDC"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56F294F3"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33491F1F"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vAlign w:val="center"/>
          </w:tcPr>
          <w:p w14:paraId="173BB0DF"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Remove some parts of administrator</w:t>
            </w:r>
            <w:r>
              <w:rPr>
                <w:rFonts w:ascii="宋体" w:eastAsia="宋体" w:hAnsi="宋体" w:cs="Times New Roman"/>
                <w:sz w:val="20"/>
                <w:szCs w:val="20"/>
                <w:lang w:eastAsia="zh-CN"/>
              </w:rPr>
              <w:t>’</w:t>
            </w:r>
            <w:r>
              <w:rPr>
                <w:rFonts w:ascii="宋体" w:eastAsia="宋体" w:hAnsi="宋体" w:cs="Times New Roman" w:hint="eastAsia"/>
                <w:sz w:val="20"/>
                <w:szCs w:val="20"/>
                <w:lang w:eastAsia="zh-CN"/>
              </w:rPr>
              <w:t>s adding and moving functions and use cases.</w:t>
            </w:r>
          </w:p>
        </w:tc>
      </w:tr>
      <w:tr w:rsidR="001F09CD" w14:paraId="3E0B6256"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230026F"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36DA4779"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6EF4BD34"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 xml:space="preserve">Modify the Output </w:t>
            </w:r>
          </w:p>
        </w:tc>
      </w:tr>
      <w:tr w:rsidR="001F09CD" w14:paraId="1614FC40"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5C84D31"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00462360"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1DC7D3C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Modify the Input</w:t>
            </w:r>
          </w:p>
        </w:tc>
      </w:tr>
      <w:tr w:rsidR="001F09CD" w14:paraId="62E5CA35"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3E1DDB8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w:t>
            </w:r>
            <w:r>
              <w:rPr>
                <w:rFonts w:ascii="宋体" w:eastAsia="宋体" w:hAnsi="宋体" w:cs="Times New Roman"/>
                <w:sz w:val="20"/>
                <w:szCs w:val="20"/>
                <w:lang w:eastAsia="zh-CN"/>
              </w:rPr>
              <w:t>019.4.1</w:t>
            </w:r>
          </w:p>
        </w:tc>
        <w:tc>
          <w:tcPr>
            <w:tcW w:w="2178" w:type="dxa"/>
            <w:tcBorders>
              <w:top w:val="outset" w:sz="6" w:space="0" w:color="auto"/>
              <w:left w:val="outset" w:sz="6" w:space="0" w:color="auto"/>
              <w:bottom w:val="outset" w:sz="6" w:space="0" w:color="auto"/>
              <w:right w:val="outset" w:sz="6" w:space="0" w:color="auto"/>
            </w:tcBorders>
          </w:tcPr>
          <w:p w14:paraId="1A7B66F8"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Yifan</w:t>
            </w:r>
            <w:proofErr w:type="spellEnd"/>
            <w:r>
              <w:rPr>
                <w:rFonts w:ascii="宋体" w:eastAsia="宋体" w:hAnsi="宋体" w:cs="Times New Roman"/>
                <w:sz w:val="20"/>
                <w:szCs w:val="20"/>
                <w:lang w:eastAsia="zh-CN"/>
              </w:rPr>
              <w:t xml:space="preserve"> Z</w:t>
            </w:r>
            <w:r>
              <w:rPr>
                <w:rFonts w:ascii="宋体" w:eastAsia="宋体" w:hAnsi="宋体" w:cs="Times New Roman" w:hint="eastAsia"/>
                <w:sz w:val="20"/>
                <w:szCs w:val="20"/>
                <w:lang w:eastAsia="zh-CN"/>
              </w:rPr>
              <w:t>hang</w:t>
            </w:r>
          </w:p>
        </w:tc>
        <w:tc>
          <w:tcPr>
            <w:tcW w:w="2297" w:type="dxa"/>
            <w:tcBorders>
              <w:top w:val="outset" w:sz="6" w:space="0" w:color="auto"/>
              <w:left w:val="outset" w:sz="6" w:space="0" w:color="auto"/>
              <w:bottom w:val="outset" w:sz="6" w:space="0" w:color="auto"/>
              <w:right w:val="outset" w:sz="6" w:space="0" w:color="auto"/>
            </w:tcBorders>
          </w:tcPr>
          <w:p w14:paraId="0B29EFE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Add the Definitions</w:t>
            </w:r>
          </w:p>
        </w:tc>
      </w:tr>
      <w:tr w:rsidR="001F09CD" w14:paraId="12916BBF"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48B4A2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0EA91137"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Yuanjin</w:t>
            </w:r>
            <w:proofErr w:type="spellEnd"/>
            <w:r>
              <w:rPr>
                <w:rFonts w:ascii="宋体" w:eastAsia="宋体" w:hAnsi="宋体" w:cs="Times New Roman"/>
                <w:sz w:val="20"/>
                <w:szCs w:val="20"/>
                <w:lang w:eastAsia="zh-CN"/>
              </w:rPr>
              <w:t xml:space="preserve"> Li</w:t>
            </w:r>
          </w:p>
        </w:tc>
        <w:tc>
          <w:tcPr>
            <w:tcW w:w="2297" w:type="dxa"/>
            <w:tcBorders>
              <w:top w:val="outset" w:sz="6" w:space="0" w:color="auto"/>
              <w:left w:val="outset" w:sz="6" w:space="0" w:color="auto"/>
              <w:bottom w:val="outset" w:sz="6" w:space="0" w:color="auto"/>
              <w:right w:val="outset" w:sz="6" w:space="0" w:color="auto"/>
            </w:tcBorders>
          </w:tcPr>
          <w:p w14:paraId="07062A4C"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Modify the use cases</w:t>
            </w:r>
          </w:p>
        </w:tc>
      </w:tr>
      <w:tr w:rsidR="001F09CD" w14:paraId="740D1E4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6FDF327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tcPr>
          <w:p w14:paraId="609FBBEC"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 xml:space="preserve">Rui Xing, </w:t>
            </w:r>
            <w:proofErr w:type="spellStart"/>
            <w:r>
              <w:rPr>
                <w:rFonts w:ascii="宋体" w:eastAsia="宋体" w:hAnsi="宋体" w:cs="Times New Roman" w:hint="eastAsia"/>
                <w:sz w:val="20"/>
                <w:szCs w:val="20"/>
                <w:lang w:eastAsia="zh-CN"/>
              </w:rPr>
              <w:t>Shuihan</w:t>
            </w:r>
            <w:proofErr w:type="spellEnd"/>
            <w:r>
              <w:rPr>
                <w:rFonts w:ascii="宋体" w:eastAsia="宋体" w:hAnsi="宋体" w:cs="Times New Roman" w:hint="eastAsia"/>
                <w:sz w:val="20"/>
                <w:szCs w:val="20"/>
                <w:lang w:eastAsia="zh-CN"/>
              </w:rPr>
              <w:t xml:space="preserve"> Zhang, </w:t>
            </w:r>
            <w:proofErr w:type="spellStart"/>
            <w:r>
              <w:rPr>
                <w:rFonts w:ascii="宋体" w:eastAsia="宋体" w:hAnsi="宋体" w:cs="Times New Roman" w:hint="eastAsia"/>
                <w:sz w:val="20"/>
                <w:szCs w:val="20"/>
                <w:lang w:eastAsia="zh-CN"/>
              </w:rPr>
              <w:t>Yuru</w:t>
            </w:r>
            <w:proofErr w:type="spellEnd"/>
            <w:r>
              <w:rPr>
                <w:rFonts w:ascii="宋体" w:eastAsia="宋体" w:hAnsi="宋体" w:cs="Times New Roman" w:hint="eastAsia"/>
                <w:sz w:val="20"/>
                <w:szCs w:val="20"/>
                <w:lang w:eastAsia="zh-CN"/>
              </w:rPr>
              <w:t xml:space="preserve"> Wang, Rui Zhu, </w:t>
            </w:r>
            <w:proofErr w:type="spellStart"/>
            <w:r>
              <w:rPr>
                <w:rFonts w:ascii="宋体" w:eastAsia="宋体" w:hAnsi="宋体" w:cs="Times New Roman" w:hint="eastAsia"/>
                <w:sz w:val="20"/>
                <w:szCs w:val="20"/>
                <w:lang w:eastAsia="zh-CN"/>
              </w:rPr>
              <w:t>Shijie</w:t>
            </w:r>
            <w:proofErr w:type="spellEnd"/>
            <w:r>
              <w:rPr>
                <w:rFonts w:ascii="宋体" w:eastAsia="宋体" w:hAnsi="宋体" w:cs="Times New Roman" w:hint="eastAsia"/>
                <w:sz w:val="20"/>
                <w:szCs w:val="20"/>
                <w:lang w:eastAsia="zh-CN"/>
              </w:rPr>
              <w:t xml:space="preserve"> Wen</w:t>
            </w:r>
          </w:p>
        </w:tc>
        <w:tc>
          <w:tcPr>
            <w:tcW w:w="2297" w:type="dxa"/>
            <w:tcBorders>
              <w:top w:val="outset" w:sz="6" w:space="0" w:color="auto"/>
              <w:left w:val="outset" w:sz="6" w:space="0" w:color="auto"/>
              <w:bottom w:val="outset" w:sz="6" w:space="0" w:color="auto"/>
              <w:right w:val="outset" w:sz="6" w:space="0" w:color="auto"/>
            </w:tcBorders>
          </w:tcPr>
          <w:p w14:paraId="6AF92BA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Editing use cases</w:t>
            </w:r>
          </w:p>
        </w:tc>
      </w:tr>
      <w:tr w:rsidR="001F09CD" w14:paraId="194B6F08" w14:textId="77777777">
        <w:trPr>
          <w:trHeight w:val="277"/>
          <w:tblCellSpacing w:w="0" w:type="dxa"/>
          <w:jc w:val="center"/>
        </w:trPr>
        <w:tc>
          <w:tcPr>
            <w:tcW w:w="2116" w:type="dxa"/>
            <w:tcBorders>
              <w:top w:val="outset" w:sz="6" w:space="0" w:color="auto"/>
              <w:left w:val="outset" w:sz="6" w:space="0" w:color="auto"/>
              <w:bottom w:val="outset" w:sz="6" w:space="0" w:color="auto"/>
              <w:right w:val="outset" w:sz="6" w:space="0" w:color="auto"/>
            </w:tcBorders>
            <w:vAlign w:val="center"/>
          </w:tcPr>
          <w:p w14:paraId="364F7E02"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2019.4.1</w:t>
            </w:r>
          </w:p>
        </w:tc>
        <w:tc>
          <w:tcPr>
            <w:tcW w:w="2178" w:type="dxa"/>
            <w:tcBorders>
              <w:top w:val="outset" w:sz="6" w:space="0" w:color="auto"/>
              <w:left w:val="outset" w:sz="6" w:space="0" w:color="auto"/>
              <w:bottom w:val="outset" w:sz="6" w:space="0" w:color="auto"/>
              <w:right w:val="outset" w:sz="6" w:space="0" w:color="auto"/>
            </w:tcBorders>
            <w:vAlign w:val="center"/>
          </w:tcPr>
          <w:p w14:paraId="22A1E214" w14:textId="77777777" w:rsidR="001F09CD" w:rsidRDefault="00D44AF3">
            <w:pPr>
              <w:pStyle w:val="ad"/>
              <w:spacing w:before="0" w:beforeAutospacing="0" w:after="300" w:afterAutospacing="0"/>
              <w:rPr>
                <w:rFonts w:ascii="宋体" w:eastAsia="宋体" w:hAnsi="宋体"/>
                <w:lang w:eastAsia="zh-CN"/>
              </w:rPr>
            </w:pPr>
            <w:proofErr w:type="spellStart"/>
            <w:r>
              <w:rPr>
                <w:rFonts w:ascii="宋体" w:eastAsia="宋体" w:hAnsi="宋体" w:hint="eastAsia"/>
                <w:lang w:eastAsia="zh-CN"/>
              </w:rPr>
              <w:t>Hongfan</w:t>
            </w:r>
            <w:proofErr w:type="spellEnd"/>
            <w:r>
              <w:rPr>
                <w:rFonts w:ascii="宋体" w:eastAsia="宋体" w:hAnsi="宋体" w:hint="eastAsia"/>
                <w:lang w:eastAsia="zh-CN"/>
              </w:rPr>
              <w:t xml:space="preserve"> Zhang</w:t>
            </w:r>
          </w:p>
        </w:tc>
        <w:tc>
          <w:tcPr>
            <w:tcW w:w="2297" w:type="dxa"/>
            <w:tcBorders>
              <w:top w:val="outset" w:sz="6" w:space="0" w:color="auto"/>
              <w:left w:val="outset" w:sz="6" w:space="0" w:color="auto"/>
              <w:bottom w:val="outset" w:sz="6" w:space="0" w:color="auto"/>
              <w:right w:val="outset" w:sz="6" w:space="0" w:color="auto"/>
            </w:tcBorders>
            <w:vAlign w:val="center"/>
          </w:tcPr>
          <w:p w14:paraId="376ADA74"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Update User Case Diagrams</w:t>
            </w:r>
          </w:p>
        </w:tc>
      </w:tr>
      <w:tr w:rsidR="001F09CD" w14:paraId="41D7BCA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7DEF460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5F5F006A"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Zimu</w:t>
            </w:r>
            <w:proofErr w:type="spellEnd"/>
            <w:r>
              <w:rPr>
                <w:rFonts w:ascii="宋体" w:eastAsia="宋体" w:hAnsi="宋体" w:cs="Times New Roman"/>
                <w:sz w:val="20"/>
                <w:szCs w:val="20"/>
                <w:lang w:eastAsia="zh-CN"/>
              </w:rPr>
              <w:t xml:space="preserve"> Hu</w:t>
            </w:r>
          </w:p>
        </w:tc>
        <w:tc>
          <w:tcPr>
            <w:tcW w:w="2297" w:type="dxa"/>
            <w:tcBorders>
              <w:top w:val="outset" w:sz="6" w:space="0" w:color="auto"/>
              <w:left w:val="outset" w:sz="6" w:space="0" w:color="auto"/>
              <w:bottom w:val="outset" w:sz="6" w:space="0" w:color="auto"/>
              <w:right w:val="outset" w:sz="6" w:space="0" w:color="auto"/>
            </w:tcBorders>
          </w:tcPr>
          <w:p w14:paraId="5A9FDC6A"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Combine Double Bloom’s Document</w:t>
            </w:r>
          </w:p>
        </w:tc>
      </w:tr>
      <w:tr w:rsidR="001F09CD" w14:paraId="3A048B5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C6D2CF6"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w:t>
            </w:r>
            <w:r>
              <w:rPr>
                <w:rFonts w:ascii="宋体" w:eastAsia="宋体" w:hAnsi="宋体" w:cs="Times New Roman"/>
                <w:sz w:val="20"/>
                <w:szCs w:val="20"/>
                <w:lang w:eastAsia="zh-CN"/>
              </w:rPr>
              <w:t>2</w:t>
            </w:r>
          </w:p>
        </w:tc>
        <w:tc>
          <w:tcPr>
            <w:tcW w:w="2178" w:type="dxa"/>
            <w:tcBorders>
              <w:top w:val="outset" w:sz="6" w:space="0" w:color="auto"/>
              <w:left w:val="outset" w:sz="6" w:space="0" w:color="auto"/>
              <w:bottom w:val="outset" w:sz="6" w:space="0" w:color="auto"/>
              <w:right w:val="outset" w:sz="6" w:space="0" w:color="auto"/>
            </w:tcBorders>
          </w:tcPr>
          <w:p w14:paraId="5362881F"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060CF44B"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 xml:space="preserve">Combine </w:t>
            </w:r>
            <w:r>
              <w:rPr>
                <w:rFonts w:ascii="宋体" w:eastAsia="宋体" w:hAnsi="宋体" w:cs="Times New Roman" w:hint="eastAsia"/>
                <w:sz w:val="20"/>
                <w:szCs w:val="20"/>
                <w:lang w:eastAsia="zh-CN"/>
              </w:rPr>
              <w:t>Apostle</w:t>
            </w:r>
            <w:r>
              <w:rPr>
                <w:rFonts w:ascii="宋体" w:eastAsia="宋体" w:hAnsi="宋体" w:cs="Times New Roman"/>
                <w:sz w:val="20"/>
                <w:szCs w:val="20"/>
                <w:lang w:eastAsia="zh-CN"/>
              </w:rPr>
              <w:t>’ s Document</w:t>
            </w:r>
          </w:p>
        </w:tc>
      </w:tr>
      <w:tr w:rsidR="001F09CD" w14:paraId="64FEFFAE"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5B62FF0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7FDF32CB"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 Pedro</w:t>
            </w:r>
          </w:p>
        </w:tc>
        <w:tc>
          <w:tcPr>
            <w:tcW w:w="2297" w:type="dxa"/>
            <w:tcBorders>
              <w:top w:val="outset" w:sz="6" w:space="0" w:color="auto"/>
              <w:left w:val="outset" w:sz="6" w:space="0" w:color="auto"/>
              <w:bottom w:val="outset" w:sz="6" w:space="0" w:color="auto"/>
              <w:right w:val="outset" w:sz="6" w:space="0" w:color="auto"/>
            </w:tcBorders>
          </w:tcPr>
          <w:p w14:paraId="30AC81DE" w14:textId="77777777" w:rsidR="001F09CD" w:rsidRDefault="00D44AF3">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Use Case for Customers and hardware.</w:t>
            </w:r>
          </w:p>
        </w:tc>
      </w:tr>
      <w:tr w:rsidR="001F09CD" w14:paraId="04FE076B"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25A3B4D7" w14:textId="77777777" w:rsidR="001F09CD"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2019.4.3</w:t>
            </w:r>
          </w:p>
        </w:tc>
        <w:tc>
          <w:tcPr>
            <w:tcW w:w="2178" w:type="dxa"/>
            <w:tcBorders>
              <w:top w:val="outset" w:sz="6" w:space="0" w:color="auto"/>
              <w:left w:val="outset" w:sz="6" w:space="0" w:color="auto"/>
              <w:bottom w:val="outset" w:sz="6" w:space="0" w:color="auto"/>
              <w:right w:val="outset" w:sz="6" w:space="0" w:color="auto"/>
            </w:tcBorders>
          </w:tcPr>
          <w:p w14:paraId="145D74E6" w14:textId="77777777" w:rsidR="001F09CD" w:rsidRDefault="00D44AF3">
            <w:pPr>
              <w:rPr>
                <w:rFonts w:ascii="宋体" w:eastAsia="宋体" w:hAnsi="宋体" w:cs="Times New Roman"/>
                <w:sz w:val="20"/>
                <w:szCs w:val="20"/>
                <w:lang w:eastAsia="zh-CN"/>
              </w:rPr>
            </w:pPr>
            <w:proofErr w:type="spellStart"/>
            <w:r>
              <w:rPr>
                <w:rFonts w:ascii="宋体" w:eastAsia="宋体" w:hAnsi="宋体" w:cs="Times New Roman"/>
                <w:sz w:val="20"/>
                <w:szCs w:val="20"/>
                <w:lang w:eastAsia="zh-CN"/>
              </w:rPr>
              <w:t>Zhi</w:t>
            </w:r>
            <w:proofErr w:type="spellEnd"/>
            <w:r>
              <w:rPr>
                <w:rFonts w:ascii="宋体" w:eastAsia="宋体" w:hAnsi="宋体" w:cs="Times New Roman"/>
                <w:sz w:val="20"/>
                <w:szCs w:val="20"/>
                <w:lang w:eastAsia="zh-CN"/>
              </w:rPr>
              <w:t xml:space="preserve"> Zhou</w:t>
            </w:r>
          </w:p>
        </w:tc>
        <w:tc>
          <w:tcPr>
            <w:tcW w:w="2297" w:type="dxa"/>
            <w:tcBorders>
              <w:top w:val="outset" w:sz="6" w:space="0" w:color="auto"/>
              <w:left w:val="outset" w:sz="6" w:space="0" w:color="auto"/>
              <w:bottom w:val="outset" w:sz="6" w:space="0" w:color="auto"/>
              <w:right w:val="outset" w:sz="6" w:space="0" w:color="auto"/>
            </w:tcBorders>
          </w:tcPr>
          <w:p w14:paraId="605A5865" w14:textId="4AB9EEE6" w:rsidR="00B860B1" w:rsidRDefault="00D44AF3">
            <w:pPr>
              <w:rPr>
                <w:rFonts w:ascii="宋体" w:eastAsia="宋体" w:hAnsi="宋体" w:cs="Times New Roman"/>
                <w:sz w:val="20"/>
                <w:szCs w:val="20"/>
                <w:lang w:eastAsia="zh-CN"/>
              </w:rPr>
            </w:pPr>
            <w:r>
              <w:rPr>
                <w:rFonts w:ascii="宋体" w:eastAsia="宋体" w:hAnsi="宋体" w:cs="Times New Roman"/>
                <w:sz w:val="20"/>
                <w:szCs w:val="20"/>
                <w:lang w:eastAsia="zh-CN"/>
              </w:rPr>
              <w:t>Add catalogue and update user case of server.</w:t>
            </w:r>
          </w:p>
        </w:tc>
      </w:tr>
      <w:tr w:rsidR="00B860B1" w14:paraId="5294B317" w14:textId="77777777">
        <w:trPr>
          <w:trHeight w:val="515"/>
          <w:tblCellSpacing w:w="0" w:type="dxa"/>
          <w:jc w:val="center"/>
        </w:trPr>
        <w:tc>
          <w:tcPr>
            <w:tcW w:w="2116" w:type="dxa"/>
            <w:tcBorders>
              <w:top w:val="outset" w:sz="6" w:space="0" w:color="auto"/>
              <w:left w:val="outset" w:sz="6" w:space="0" w:color="auto"/>
              <w:bottom w:val="outset" w:sz="6" w:space="0" w:color="auto"/>
              <w:right w:val="outset" w:sz="6" w:space="0" w:color="auto"/>
            </w:tcBorders>
          </w:tcPr>
          <w:p w14:paraId="0E11F52F" w14:textId="67378D1D" w:rsidR="00B860B1" w:rsidRDefault="00B860B1">
            <w:pPr>
              <w:rPr>
                <w:rFonts w:ascii="宋体" w:eastAsia="宋体" w:hAnsi="宋体" w:cs="Times New Roman"/>
                <w:sz w:val="20"/>
                <w:szCs w:val="20"/>
                <w:lang w:eastAsia="zh-CN"/>
              </w:rPr>
            </w:pPr>
            <w:r>
              <w:rPr>
                <w:rFonts w:ascii="宋体" w:eastAsia="宋体" w:hAnsi="宋体" w:cs="Times New Roman" w:hint="eastAsia"/>
                <w:sz w:val="20"/>
                <w:szCs w:val="20"/>
                <w:lang w:eastAsia="zh-CN"/>
              </w:rPr>
              <w:t>2019.4.8</w:t>
            </w:r>
          </w:p>
        </w:tc>
        <w:tc>
          <w:tcPr>
            <w:tcW w:w="2178" w:type="dxa"/>
            <w:tcBorders>
              <w:top w:val="outset" w:sz="6" w:space="0" w:color="auto"/>
              <w:left w:val="outset" w:sz="6" w:space="0" w:color="auto"/>
              <w:bottom w:val="outset" w:sz="6" w:space="0" w:color="auto"/>
              <w:right w:val="outset" w:sz="6" w:space="0" w:color="auto"/>
            </w:tcBorders>
          </w:tcPr>
          <w:p w14:paraId="61F7D055" w14:textId="592D89B8" w:rsidR="00B860B1" w:rsidRDefault="00B860B1">
            <w:pPr>
              <w:rPr>
                <w:rFonts w:ascii="宋体" w:eastAsia="宋体" w:hAnsi="宋体" w:cs="Times New Roman"/>
                <w:sz w:val="20"/>
                <w:szCs w:val="20"/>
                <w:lang w:eastAsia="zh-CN"/>
              </w:rPr>
            </w:pPr>
            <w:r>
              <w:rPr>
                <w:rFonts w:ascii="宋体" w:eastAsia="宋体" w:hAnsi="宋体" w:cs="Times New Roman" w:hint="eastAsia"/>
                <w:sz w:val="20"/>
                <w:szCs w:val="20"/>
                <w:lang w:eastAsia="zh-CN"/>
              </w:rPr>
              <w:t>Zheng Chen</w:t>
            </w:r>
          </w:p>
        </w:tc>
        <w:tc>
          <w:tcPr>
            <w:tcW w:w="2297" w:type="dxa"/>
            <w:tcBorders>
              <w:top w:val="outset" w:sz="6" w:space="0" w:color="auto"/>
              <w:left w:val="outset" w:sz="6" w:space="0" w:color="auto"/>
              <w:bottom w:val="outset" w:sz="6" w:space="0" w:color="auto"/>
              <w:right w:val="outset" w:sz="6" w:space="0" w:color="auto"/>
            </w:tcBorders>
          </w:tcPr>
          <w:p w14:paraId="7B0038EC" w14:textId="43093F2C" w:rsidR="00B860B1" w:rsidRDefault="00B860B1">
            <w:pPr>
              <w:rPr>
                <w:rFonts w:ascii="宋体" w:eastAsia="宋体" w:hAnsi="宋体" w:cs="Times New Roman"/>
                <w:sz w:val="20"/>
                <w:szCs w:val="20"/>
                <w:lang w:eastAsia="zh-CN"/>
              </w:rPr>
            </w:pPr>
            <w:r>
              <w:rPr>
                <w:rFonts w:ascii="宋体" w:eastAsia="宋体" w:hAnsi="宋体" w:cs="Times New Roman" w:hint="eastAsia"/>
                <w:sz w:val="20"/>
                <w:szCs w:val="20"/>
                <w:lang w:eastAsia="zh-CN"/>
              </w:rPr>
              <w:t>Revise System Context, Use Case for Customers and hardware and Revise System Input for Web App.</w:t>
            </w:r>
          </w:p>
        </w:tc>
      </w:tr>
    </w:tbl>
    <w:p w14:paraId="206F367D" w14:textId="77777777" w:rsidR="001F09CD" w:rsidRDefault="001F09CD">
      <w:pPr>
        <w:pStyle w:val="TOC1"/>
        <w:tabs>
          <w:tab w:val="right" w:leader="dot" w:pos="8630"/>
        </w:tabs>
      </w:pPr>
    </w:p>
    <w:p w14:paraId="658A301A" w14:textId="77777777" w:rsidR="001F09CD" w:rsidRDefault="001F09CD"/>
    <w:p w14:paraId="0164355C" w14:textId="77777777" w:rsidR="001F09CD" w:rsidRDefault="001F09CD"/>
    <w:p w14:paraId="7C5FAAB6" w14:textId="77777777" w:rsidR="001F09CD" w:rsidRDefault="001F09CD"/>
    <w:p w14:paraId="7D251355" w14:textId="77777777" w:rsidR="001F09CD" w:rsidRDefault="001F09CD"/>
    <w:p w14:paraId="12639BFE" w14:textId="77777777" w:rsidR="001F09CD" w:rsidRDefault="001F09CD"/>
    <w:p w14:paraId="12641959" w14:textId="77777777" w:rsidR="001F09CD" w:rsidRDefault="001F09CD"/>
    <w:p w14:paraId="252D160B" w14:textId="77777777" w:rsidR="001F09CD" w:rsidRDefault="001F09CD"/>
    <w:p w14:paraId="4DB36C00" w14:textId="77777777" w:rsidR="001F09CD" w:rsidRDefault="001F09CD"/>
    <w:p w14:paraId="77432B31" w14:textId="77777777" w:rsidR="001F09CD" w:rsidRDefault="001F09CD"/>
    <w:p w14:paraId="66DCE5EB" w14:textId="77777777" w:rsidR="001F09CD" w:rsidRDefault="001F09CD"/>
    <w:p w14:paraId="436D5099" w14:textId="77777777" w:rsidR="001F09CD" w:rsidRDefault="001F09CD"/>
    <w:p w14:paraId="53B9CA75" w14:textId="77777777" w:rsidR="001F09CD" w:rsidRDefault="001F09CD"/>
    <w:p w14:paraId="1998D248" w14:textId="77777777" w:rsidR="001F09CD" w:rsidRDefault="00D44AF3">
      <w:pPr>
        <w:jc w:val="center"/>
        <w:rPr>
          <w:b/>
          <w:sz w:val="44"/>
        </w:rPr>
      </w:pPr>
      <w:r>
        <w:rPr>
          <w:rFonts w:hint="eastAsia"/>
          <w:b/>
          <w:sz w:val="44"/>
        </w:rPr>
        <w:t>C</w:t>
      </w:r>
      <w:r>
        <w:rPr>
          <w:b/>
          <w:sz w:val="44"/>
        </w:rPr>
        <w:t>atalogue</w:t>
      </w:r>
    </w:p>
    <w:p w14:paraId="319F45FA" w14:textId="77777777" w:rsidR="00FF0CB5" w:rsidRDefault="00FF0CB5">
      <w:pPr>
        <w:pStyle w:val="TOC1"/>
        <w:tabs>
          <w:tab w:val="right" w:leader="dot" w:pos="8630"/>
        </w:tabs>
        <w:rPr>
          <w:noProof/>
          <w:kern w:val="2"/>
          <w:lang w:eastAsia="zh-CN"/>
        </w:rPr>
      </w:pPr>
      <w:r>
        <w:rPr>
          <w:lang w:eastAsia="en-US"/>
        </w:rPr>
        <w:fldChar w:fldCharType="begin"/>
      </w:r>
      <w:r>
        <w:rPr>
          <w:lang w:eastAsia="en-US"/>
        </w:rPr>
        <w:instrText xml:space="preserve"> TOC \o "1-3" </w:instrText>
      </w:r>
      <w:r>
        <w:rPr>
          <w:lang w:eastAsia="en-US"/>
        </w:rPr>
        <w:fldChar w:fldCharType="separate"/>
      </w:r>
      <w:r>
        <w:rPr>
          <w:noProof/>
        </w:rPr>
        <w:t>1.  Introduction</w:t>
      </w:r>
      <w:r>
        <w:rPr>
          <w:noProof/>
        </w:rPr>
        <w:tab/>
      </w:r>
      <w:r>
        <w:rPr>
          <w:noProof/>
        </w:rPr>
        <w:fldChar w:fldCharType="begin"/>
      </w:r>
      <w:r>
        <w:rPr>
          <w:noProof/>
        </w:rPr>
        <w:instrText xml:space="preserve"> PAGEREF _Toc5632200 \h </w:instrText>
      </w:r>
      <w:r>
        <w:rPr>
          <w:noProof/>
        </w:rPr>
      </w:r>
      <w:r>
        <w:rPr>
          <w:noProof/>
        </w:rPr>
        <w:fldChar w:fldCharType="separate"/>
      </w:r>
      <w:r>
        <w:rPr>
          <w:noProof/>
        </w:rPr>
        <w:t>6</w:t>
      </w:r>
      <w:r>
        <w:rPr>
          <w:noProof/>
        </w:rPr>
        <w:fldChar w:fldCharType="end"/>
      </w:r>
    </w:p>
    <w:p w14:paraId="464C68C7" w14:textId="77777777" w:rsidR="00FF0CB5" w:rsidRDefault="00FF0CB5">
      <w:pPr>
        <w:pStyle w:val="TOC2"/>
        <w:tabs>
          <w:tab w:val="right" w:leader="dot" w:pos="8630"/>
        </w:tabs>
        <w:rPr>
          <w:noProof/>
          <w:kern w:val="2"/>
          <w:lang w:eastAsia="zh-CN"/>
        </w:rPr>
      </w:pPr>
      <w:r>
        <w:rPr>
          <w:noProof/>
        </w:rPr>
        <w:t>1.1    Intended Audience and Purpose</w:t>
      </w:r>
      <w:r>
        <w:rPr>
          <w:noProof/>
        </w:rPr>
        <w:tab/>
      </w:r>
      <w:r>
        <w:rPr>
          <w:noProof/>
        </w:rPr>
        <w:fldChar w:fldCharType="begin"/>
      </w:r>
      <w:r>
        <w:rPr>
          <w:noProof/>
        </w:rPr>
        <w:instrText xml:space="preserve"> PAGEREF _Toc5632201 \h </w:instrText>
      </w:r>
      <w:r>
        <w:rPr>
          <w:noProof/>
        </w:rPr>
      </w:r>
      <w:r>
        <w:rPr>
          <w:noProof/>
        </w:rPr>
        <w:fldChar w:fldCharType="separate"/>
      </w:r>
      <w:r>
        <w:rPr>
          <w:noProof/>
        </w:rPr>
        <w:t>6</w:t>
      </w:r>
      <w:r>
        <w:rPr>
          <w:noProof/>
        </w:rPr>
        <w:fldChar w:fldCharType="end"/>
      </w:r>
    </w:p>
    <w:p w14:paraId="7C5C75C7" w14:textId="77777777" w:rsidR="00FF0CB5" w:rsidRDefault="00FF0CB5">
      <w:pPr>
        <w:pStyle w:val="TOC2"/>
        <w:tabs>
          <w:tab w:val="right" w:leader="dot" w:pos="8630"/>
        </w:tabs>
        <w:rPr>
          <w:noProof/>
          <w:kern w:val="2"/>
          <w:lang w:eastAsia="zh-CN"/>
        </w:rPr>
      </w:pPr>
      <w:r>
        <w:rPr>
          <w:noProof/>
        </w:rPr>
        <w:t>1.2    How to use the document</w:t>
      </w:r>
      <w:r>
        <w:rPr>
          <w:noProof/>
        </w:rPr>
        <w:tab/>
      </w:r>
      <w:r>
        <w:rPr>
          <w:noProof/>
        </w:rPr>
        <w:fldChar w:fldCharType="begin"/>
      </w:r>
      <w:r>
        <w:rPr>
          <w:noProof/>
        </w:rPr>
        <w:instrText xml:space="preserve"> PAGEREF _Toc5632202 \h </w:instrText>
      </w:r>
      <w:r>
        <w:rPr>
          <w:noProof/>
        </w:rPr>
      </w:r>
      <w:r>
        <w:rPr>
          <w:noProof/>
        </w:rPr>
        <w:fldChar w:fldCharType="separate"/>
      </w:r>
      <w:r>
        <w:rPr>
          <w:noProof/>
        </w:rPr>
        <w:t>6</w:t>
      </w:r>
      <w:r>
        <w:rPr>
          <w:noProof/>
        </w:rPr>
        <w:fldChar w:fldCharType="end"/>
      </w:r>
    </w:p>
    <w:p w14:paraId="021F4B2F" w14:textId="77777777" w:rsidR="00FF0CB5" w:rsidRDefault="00FF0CB5">
      <w:pPr>
        <w:pStyle w:val="TOC1"/>
        <w:tabs>
          <w:tab w:val="right" w:leader="dot" w:pos="8630"/>
        </w:tabs>
        <w:rPr>
          <w:noProof/>
          <w:kern w:val="2"/>
          <w:lang w:eastAsia="zh-CN"/>
        </w:rPr>
      </w:pPr>
      <w:r>
        <w:rPr>
          <w:noProof/>
        </w:rPr>
        <w:t>2.  System Capabilities</w:t>
      </w:r>
      <w:r>
        <w:rPr>
          <w:noProof/>
        </w:rPr>
        <w:tab/>
      </w:r>
      <w:r>
        <w:rPr>
          <w:noProof/>
        </w:rPr>
        <w:fldChar w:fldCharType="begin"/>
      </w:r>
      <w:r>
        <w:rPr>
          <w:noProof/>
        </w:rPr>
        <w:instrText xml:space="preserve"> PAGEREF _Toc5632203 \h </w:instrText>
      </w:r>
      <w:r>
        <w:rPr>
          <w:noProof/>
        </w:rPr>
      </w:r>
      <w:r>
        <w:rPr>
          <w:noProof/>
        </w:rPr>
        <w:fldChar w:fldCharType="separate"/>
      </w:r>
      <w:r>
        <w:rPr>
          <w:noProof/>
        </w:rPr>
        <w:t>7</w:t>
      </w:r>
      <w:r>
        <w:rPr>
          <w:noProof/>
        </w:rPr>
        <w:fldChar w:fldCharType="end"/>
      </w:r>
    </w:p>
    <w:p w14:paraId="0593EF2B" w14:textId="77777777" w:rsidR="00FF0CB5" w:rsidRDefault="00FF0CB5">
      <w:pPr>
        <w:pStyle w:val="TOC2"/>
        <w:tabs>
          <w:tab w:val="right" w:leader="dot" w:pos="8630"/>
        </w:tabs>
        <w:rPr>
          <w:noProof/>
          <w:kern w:val="2"/>
          <w:lang w:eastAsia="zh-CN"/>
        </w:rPr>
      </w:pPr>
      <w:r>
        <w:rPr>
          <w:noProof/>
        </w:rPr>
        <w:t>2.1. System Context</w:t>
      </w:r>
      <w:r>
        <w:rPr>
          <w:noProof/>
        </w:rPr>
        <w:tab/>
      </w:r>
      <w:r>
        <w:rPr>
          <w:noProof/>
        </w:rPr>
        <w:fldChar w:fldCharType="begin"/>
      </w:r>
      <w:r>
        <w:rPr>
          <w:noProof/>
        </w:rPr>
        <w:instrText xml:space="preserve"> PAGEREF _Toc5632204 \h </w:instrText>
      </w:r>
      <w:r>
        <w:rPr>
          <w:noProof/>
        </w:rPr>
      </w:r>
      <w:r>
        <w:rPr>
          <w:noProof/>
        </w:rPr>
        <w:fldChar w:fldCharType="separate"/>
      </w:r>
      <w:r>
        <w:rPr>
          <w:noProof/>
        </w:rPr>
        <w:t>7</w:t>
      </w:r>
      <w:r>
        <w:rPr>
          <w:noProof/>
        </w:rPr>
        <w:fldChar w:fldCharType="end"/>
      </w:r>
    </w:p>
    <w:p w14:paraId="174AF4BB" w14:textId="77777777" w:rsidR="00FF0CB5" w:rsidRDefault="00FF0CB5">
      <w:pPr>
        <w:pStyle w:val="TOC2"/>
        <w:tabs>
          <w:tab w:val="right" w:leader="dot" w:pos="8630"/>
        </w:tabs>
        <w:rPr>
          <w:noProof/>
          <w:kern w:val="2"/>
          <w:lang w:eastAsia="zh-CN"/>
        </w:rPr>
      </w:pPr>
      <w:r>
        <w:rPr>
          <w:noProof/>
        </w:rPr>
        <w:t>2.2. System capabilities</w:t>
      </w:r>
      <w:r>
        <w:rPr>
          <w:noProof/>
        </w:rPr>
        <w:tab/>
      </w:r>
      <w:r>
        <w:rPr>
          <w:noProof/>
        </w:rPr>
        <w:fldChar w:fldCharType="begin"/>
      </w:r>
      <w:r>
        <w:rPr>
          <w:noProof/>
        </w:rPr>
        <w:instrText xml:space="preserve"> PAGEREF _Toc5632205 \h </w:instrText>
      </w:r>
      <w:r>
        <w:rPr>
          <w:noProof/>
        </w:rPr>
      </w:r>
      <w:r>
        <w:rPr>
          <w:noProof/>
        </w:rPr>
        <w:fldChar w:fldCharType="separate"/>
      </w:r>
      <w:r>
        <w:rPr>
          <w:noProof/>
        </w:rPr>
        <w:t>7</w:t>
      </w:r>
      <w:r>
        <w:rPr>
          <w:noProof/>
        </w:rPr>
        <w:fldChar w:fldCharType="end"/>
      </w:r>
    </w:p>
    <w:p w14:paraId="319B6591" w14:textId="77777777" w:rsidR="00FF0CB5" w:rsidRDefault="00FF0CB5">
      <w:pPr>
        <w:pStyle w:val="TOC2"/>
        <w:tabs>
          <w:tab w:val="right" w:leader="dot" w:pos="8630"/>
        </w:tabs>
        <w:rPr>
          <w:noProof/>
          <w:kern w:val="2"/>
          <w:lang w:eastAsia="zh-CN"/>
        </w:rPr>
      </w:pPr>
      <w:r>
        <w:rPr>
          <w:noProof/>
        </w:rPr>
        <w:t>2.3. Use cases for Customers</w:t>
      </w:r>
      <w:r>
        <w:rPr>
          <w:noProof/>
        </w:rPr>
        <w:tab/>
      </w:r>
      <w:r>
        <w:rPr>
          <w:noProof/>
        </w:rPr>
        <w:fldChar w:fldCharType="begin"/>
      </w:r>
      <w:r>
        <w:rPr>
          <w:noProof/>
        </w:rPr>
        <w:instrText xml:space="preserve"> PAGEREF _Toc5632206 \h </w:instrText>
      </w:r>
      <w:r>
        <w:rPr>
          <w:noProof/>
        </w:rPr>
      </w:r>
      <w:r>
        <w:rPr>
          <w:noProof/>
        </w:rPr>
        <w:fldChar w:fldCharType="separate"/>
      </w:r>
      <w:r>
        <w:rPr>
          <w:noProof/>
        </w:rPr>
        <w:t>7</w:t>
      </w:r>
      <w:r>
        <w:rPr>
          <w:noProof/>
        </w:rPr>
        <w:fldChar w:fldCharType="end"/>
      </w:r>
    </w:p>
    <w:p w14:paraId="31944CBF" w14:textId="77777777" w:rsidR="00FF0CB5" w:rsidRDefault="00FF0CB5">
      <w:pPr>
        <w:pStyle w:val="TOC3"/>
        <w:tabs>
          <w:tab w:val="right" w:leader="dot" w:pos="8630"/>
        </w:tabs>
        <w:rPr>
          <w:noProof/>
          <w:kern w:val="2"/>
          <w:lang w:eastAsia="zh-CN"/>
        </w:rPr>
      </w:pPr>
      <w:r w:rsidRPr="001C0666">
        <w:rPr>
          <w:rFonts w:eastAsia="Times New Roman"/>
          <w:noProof/>
        </w:rPr>
        <w:t>2.</w:t>
      </w:r>
      <w:r>
        <w:rPr>
          <w:noProof/>
        </w:rPr>
        <w:t>3</w:t>
      </w:r>
      <w:r w:rsidRPr="001C0666">
        <w:rPr>
          <w:rFonts w:eastAsia="Times New Roman"/>
          <w:noProof/>
        </w:rPr>
        <w:t>.1 </w:t>
      </w:r>
      <w:r>
        <w:rPr>
          <w:noProof/>
        </w:rPr>
        <w:t>User</w:t>
      </w:r>
      <w:r w:rsidRPr="001C0666">
        <w:rPr>
          <w:rFonts w:eastAsia="Times New Roman"/>
          <w:noProof/>
        </w:rPr>
        <w:t xml:space="preserve"> </w:t>
      </w:r>
      <w:r>
        <w:rPr>
          <w:noProof/>
        </w:rPr>
        <w:t>login</w:t>
      </w:r>
      <w:r>
        <w:rPr>
          <w:noProof/>
        </w:rPr>
        <w:tab/>
      </w:r>
      <w:r>
        <w:rPr>
          <w:noProof/>
        </w:rPr>
        <w:fldChar w:fldCharType="begin"/>
      </w:r>
      <w:r>
        <w:rPr>
          <w:noProof/>
        </w:rPr>
        <w:instrText xml:space="preserve"> PAGEREF _Toc5632207 \h </w:instrText>
      </w:r>
      <w:r>
        <w:rPr>
          <w:noProof/>
        </w:rPr>
      </w:r>
      <w:r>
        <w:rPr>
          <w:noProof/>
        </w:rPr>
        <w:fldChar w:fldCharType="separate"/>
      </w:r>
      <w:r>
        <w:rPr>
          <w:noProof/>
        </w:rPr>
        <w:t>7</w:t>
      </w:r>
      <w:r>
        <w:rPr>
          <w:noProof/>
        </w:rPr>
        <w:fldChar w:fldCharType="end"/>
      </w:r>
    </w:p>
    <w:p w14:paraId="21510E26" w14:textId="77777777" w:rsidR="00FF0CB5" w:rsidRDefault="00FF0CB5">
      <w:pPr>
        <w:pStyle w:val="TOC3"/>
        <w:tabs>
          <w:tab w:val="right" w:leader="dot" w:pos="8630"/>
        </w:tabs>
        <w:rPr>
          <w:noProof/>
          <w:kern w:val="2"/>
          <w:lang w:eastAsia="zh-CN"/>
        </w:rPr>
      </w:pPr>
      <w:r w:rsidRPr="001C0666">
        <w:rPr>
          <w:rFonts w:eastAsia="Times New Roman"/>
          <w:noProof/>
        </w:rPr>
        <w:t>2.</w:t>
      </w:r>
      <w:r>
        <w:rPr>
          <w:noProof/>
        </w:rPr>
        <w:t>3.2 User checks the state of lights or light sensors or checks whether someone is in room.</w:t>
      </w:r>
      <w:r>
        <w:rPr>
          <w:noProof/>
        </w:rPr>
        <w:tab/>
      </w:r>
      <w:r>
        <w:rPr>
          <w:noProof/>
        </w:rPr>
        <w:fldChar w:fldCharType="begin"/>
      </w:r>
      <w:r>
        <w:rPr>
          <w:noProof/>
        </w:rPr>
        <w:instrText xml:space="preserve"> PAGEREF _Toc5632208 \h </w:instrText>
      </w:r>
      <w:r>
        <w:rPr>
          <w:noProof/>
        </w:rPr>
      </w:r>
      <w:r>
        <w:rPr>
          <w:noProof/>
        </w:rPr>
        <w:fldChar w:fldCharType="separate"/>
      </w:r>
      <w:r>
        <w:rPr>
          <w:noProof/>
        </w:rPr>
        <w:t>9</w:t>
      </w:r>
      <w:r>
        <w:rPr>
          <w:noProof/>
        </w:rPr>
        <w:fldChar w:fldCharType="end"/>
      </w:r>
    </w:p>
    <w:p w14:paraId="3D987FF7" w14:textId="77777777" w:rsidR="00FF0CB5" w:rsidRDefault="00FF0CB5">
      <w:pPr>
        <w:pStyle w:val="TOC3"/>
        <w:tabs>
          <w:tab w:val="right" w:leader="dot" w:pos="8630"/>
        </w:tabs>
        <w:rPr>
          <w:noProof/>
          <w:kern w:val="2"/>
          <w:lang w:eastAsia="zh-CN"/>
        </w:rPr>
      </w:pPr>
      <w:r w:rsidRPr="001C0666">
        <w:rPr>
          <w:rFonts w:eastAsia="Times New Roman"/>
          <w:noProof/>
        </w:rPr>
        <w:t>2.</w:t>
      </w:r>
      <w:r>
        <w:rPr>
          <w:noProof/>
        </w:rPr>
        <w:t>3.3 User turns on/off the lights.</w:t>
      </w:r>
      <w:r>
        <w:rPr>
          <w:noProof/>
        </w:rPr>
        <w:tab/>
      </w:r>
      <w:r>
        <w:rPr>
          <w:noProof/>
        </w:rPr>
        <w:fldChar w:fldCharType="begin"/>
      </w:r>
      <w:r>
        <w:rPr>
          <w:noProof/>
        </w:rPr>
        <w:instrText xml:space="preserve"> PAGEREF _Toc5632209 \h </w:instrText>
      </w:r>
      <w:r>
        <w:rPr>
          <w:noProof/>
        </w:rPr>
      </w:r>
      <w:r>
        <w:rPr>
          <w:noProof/>
        </w:rPr>
        <w:fldChar w:fldCharType="separate"/>
      </w:r>
      <w:r>
        <w:rPr>
          <w:noProof/>
        </w:rPr>
        <w:t>10</w:t>
      </w:r>
      <w:r>
        <w:rPr>
          <w:noProof/>
        </w:rPr>
        <w:fldChar w:fldCharType="end"/>
      </w:r>
    </w:p>
    <w:p w14:paraId="1E71F2BF" w14:textId="77777777" w:rsidR="00FF0CB5" w:rsidRDefault="00FF0CB5">
      <w:pPr>
        <w:pStyle w:val="TOC3"/>
        <w:tabs>
          <w:tab w:val="right" w:leader="dot" w:pos="8630"/>
        </w:tabs>
        <w:rPr>
          <w:noProof/>
          <w:kern w:val="2"/>
          <w:lang w:eastAsia="zh-CN"/>
        </w:rPr>
      </w:pPr>
      <w:r>
        <w:rPr>
          <w:noProof/>
        </w:rPr>
        <w:t>2.3.</w:t>
      </w:r>
      <w:r>
        <w:rPr>
          <w:noProof/>
          <w:lang w:eastAsia="zh-CN"/>
        </w:rPr>
        <w:t>4</w:t>
      </w:r>
      <w:r>
        <w:rPr>
          <w:noProof/>
        </w:rPr>
        <w:t xml:space="preserve"> User Wants to Quit the Application</w:t>
      </w:r>
      <w:r>
        <w:rPr>
          <w:noProof/>
        </w:rPr>
        <w:tab/>
      </w:r>
      <w:r>
        <w:rPr>
          <w:noProof/>
        </w:rPr>
        <w:fldChar w:fldCharType="begin"/>
      </w:r>
      <w:r>
        <w:rPr>
          <w:noProof/>
        </w:rPr>
        <w:instrText xml:space="preserve"> PAGEREF _Toc5632210 \h </w:instrText>
      </w:r>
      <w:r>
        <w:rPr>
          <w:noProof/>
        </w:rPr>
      </w:r>
      <w:r>
        <w:rPr>
          <w:noProof/>
        </w:rPr>
        <w:fldChar w:fldCharType="separate"/>
      </w:r>
      <w:r>
        <w:rPr>
          <w:noProof/>
        </w:rPr>
        <w:t>11</w:t>
      </w:r>
      <w:r>
        <w:rPr>
          <w:noProof/>
        </w:rPr>
        <w:fldChar w:fldCharType="end"/>
      </w:r>
    </w:p>
    <w:p w14:paraId="147A5A9D" w14:textId="77777777" w:rsidR="00FF0CB5" w:rsidRDefault="00FF0CB5">
      <w:pPr>
        <w:pStyle w:val="TOC3"/>
        <w:tabs>
          <w:tab w:val="right" w:leader="dot" w:pos="8630"/>
        </w:tabs>
        <w:rPr>
          <w:noProof/>
          <w:kern w:val="2"/>
          <w:lang w:eastAsia="zh-CN"/>
        </w:rPr>
      </w:pPr>
      <w:r>
        <w:rPr>
          <w:noProof/>
        </w:rPr>
        <w:t>2.3.</w:t>
      </w:r>
      <w:r>
        <w:rPr>
          <w:noProof/>
          <w:lang w:eastAsia="zh-CN"/>
        </w:rPr>
        <w:t>5</w:t>
      </w:r>
      <w:r>
        <w:rPr>
          <w:noProof/>
        </w:rPr>
        <w:t xml:space="preserve"> User Wants to View the List of Rooms</w:t>
      </w:r>
      <w:r>
        <w:rPr>
          <w:noProof/>
        </w:rPr>
        <w:tab/>
      </w:r>
      <w:r>
        <w:rPr>
          <w:noProof/>
        </w:rPr>
        <w:fldChar w:fldCharType="begin"/>
      </w:r>
      <w:r>
        <w:rPr>
          <w:noProof/>
        </w:rPr>
        <w:instrText xml:space="preserve"> PAGEREF _Toc5632211 \h </w:instrText>
      </w:r>
      <w:r>
        <w:rPr>
          <w:noProof/>
        </w:rPr>
      </w:r>
      <w:r>
        <w:rPr>
          <w:noProof/>
        </w:rPr>
        <w:fldChar w:fldCharType="separate"/>
      </w:r>
      <w:r>
        <w:rPr>
          <w:noProof/>
        </w:rPr>
        <w:t>12</w:t>
      </w:r>
      <w:r>
        <w:rPr>
          <w:noProof/>
        </w:rPr>
        <w:fldChar w:fldCharType="end"/>
      </w:r>
    </w:p>
    <w:p w14:paraId="34F2E89E" w14:textId="77777777" w:rsidR="00FF0CB5" w:rsidRDefault="00FF0CB5">
      <w:pPr>
        <w:pStyle w:val="TOC3"/>
        <w:tabs>
          <w:tab w:val="right" w:leader="dot" w:pos="8630"/>
        </w:tabs>
        <w:rPr>
          <w:noProof/>
          <w:kern w:val="2"/>
          <w:lang w:eastAsia="zh-CN"/>
        </w:rPr>
      </w:pPr>
      <w:r>
        <w:rPr>
          <w:noProof/>
        </w:rPr>
        <w:t>2.3.</w:t>
      </w:r>
      <w:r>
        <w:rPr>
          <w:noProof/>
          <w:lang w:eastAsia="zh-CN"/>
        </w:rPr>
        <w:t>6</w:t>
      </w:r>
      <w:r>
        <w:rPr>
          <w:noProof/>
        </w:rPr>
        <w:t xml:space="preserve"> User Wants to Look the List of Sensors and Lights</w:t>
      </w:r>
      <w:r>
        <w:rPr>
          <w:noProof/>
        </w:rPr>
        <w:tab/>
      </w:r>
      <w:r>
        <w:rPr>
          <w:noProof/>
        </w:rPr>
        <w:fldChar w:fldCharType="begin"/>
      </w:r>
      <w:r>
        <w:rPr>
          <w:noProof/>
        </w:rPr>
        <w:instrText xml:space="preserve"> PAGEREF _Toc5632212 \h </w:instrText>
      </w:r>
      <w:r>
        <w:rPr>
          <w:noProof/>
        </w:rPr>
      </w:r>
      <w:r>
        <w:rPr>
          <w:noProof/>
        </w:rPr>
        <w:fldChar w:fldCharType="separate"/>
      </w:r>
      <w:r>
        <w:rPr>
          <w:noProof/>
        </w:rPr>
        <w:t>13</w:t>
      </w:r>
      <w:r>
        <w:rPr>
          <w:noProof/>
        </w:rPr>
        <w:fldChar w:fldCharType="end"/>
      </w:r>
    </w:p>
    <w:p w14:paraId="65D2B5FC" w14:textId="77777777" w:rsidR="00FF0CB5" w:rsidRDefault="00FF0CB5">
      <w:pPr>
        <w:pStyle w:val="TOC3"/>
        <w:tabs>
          <w:tab w:val="right" w:leader="dot" w:pos="8630"/>
        </w:tabs>
        <w:rPr>
          <w:noProof/>
          <w:kern w:val="2"/>
          <w:lang w:eastAsia="zh-CN"/>
        </w:rPr>
      </w:pPr>
      <w:r>
        <w:rPr>
          <w:noProof/>
        </w:rPr>
        <w:t>2.3.</w:t>
      </w:r>
      <w:r>
        <w:rPr>
          <w:noProof/>
          <w:lang w:eastAsia="zh-CN"/>
        </w:rPr>
        <w:t>7</w:t>
      </w:r>
      <w:r>
        <w:rPr>
          <w:noProof/>
        </w:rPr>
        <w:t>: User Wants to Look the List of Buildings</w:t>
      </w:r>
      <w:r>
        <w:rPr>
          <w:noProof/>
        </w:rPr>
        <w:tab/>
      </w:r>
      <w:r>
        <w:rPr>
          <w:noProof/>
        </w:rPr>
        <w:fldChar w:fldCharType="begin"/>
      </w:r>
      <w:r>
        <w:rPr>
          <w:noProof/>
        </w:rPr>
        <w:instrText xml:space="preserve"> PAGEREF _Toc5632213 \h </w:instrText>
      </w:r>
      <w:r>
        <w:rPr>
          <w:noProof/>
        </w:rPr>
      </w:r>
      <w:r>
        <w:rPr>
          <w:noProof/>
        </w:rPr>
        <w:fldChar w:fldCharType="separate"/>
      </w:r>
      <w:r>
        <w:rPr>
          <w:noProof/>
        </w:rPr>
        <w:t>14</w:t>
      </w:r>
      <w:r>
        <w:rPr>
          <w:noProof/>
        </w:rPr>
        <w:fldChar w:fldCharType="end"/>
      </w:r>
    </w:p>
    <w:p w14:paraId="5F9C746A" w14:textId="77777777" w:rsidR="00FF0CB5" w:rsidRDefault="00FF0CB5">
      <w:pPr>
        <w:pStyle w:val="TOC2"/>
        <w:tabs>
          <w:tab w:val="right" w:leader="dot" w:pos="8630"/>
        </w:tabs>
        <w:rPr>
          <w:noProof/>
          <w:kern w:val="2"/>
          <w:lang w:eastAsia="zh-CN"/>
        </w:rPr>
      </w:pPr>
      <w:r>
        <w:rPr>
          <w:noProof/>
        </w:rPr>
        <w:t>2.4. Use cases of Server</w:t>
      </w:r>
      <w:r>
        <w:rPr>
          <w:noProof/>
        </w:rPr>
        <w:tab/>
      </w:r>
      <w:r>
        <w:rPr>
          <w:noProof/>
        </w:rPr>
        <w:fldChar w:fldCharType="begin"/>
      </w:r>
      <w:r>
        <w:rPr>
          <w:noProof/>
        </w:rPr>
        <w:instrText xml:space="preserve"> PAGEREF _Toc5632214 \h </w:instrText>
      </w:r>
      <w:r>
        <w:rPr>
          <w:noProof/>
        </w:rPr>
      </w:r>
      <w:r>
        <w:rPr>
          <w:noProof/>
        </w:rPr>
        <w:fldChar w:fldCharType="separate"/>
      </w:r>
      <w:r>
        <w:rPr>
          <w:noProof/>
        </w:rPr>
        <w:t>15</w:t>
      </w:r>
      <w:r>
        <w:rPr>
          <w:noProof/>
        </w:rPr>
        <w:fldChar w:fldCharType="end"/>
      </w:r>
    </w:p>
    <w:p w14:paraId="102AE79E" w14:textId="77777777" w:rsidR="00FF0CB5" w:rsidRDefault="00FF0CB5">
      <w:pPr>
        <w:pStyle w:val="TOC3"/>
        <w:tabs>
          <w:tab w:val="right" w:leader="dot" w:pos="8630"/>
        </w:tabs>
        <w:rPr>
          <w:noProof/>
          <w:kern w:val="2"/>
          <w:lang w:eastAsia="zh-CN"/>
        </w:rPr>
      </w:pPr>
      <w:r>
        <w:rPr>
          <w:noProof/>
        </w:rPr>
        <w:t>2.4.1 Hardware connects to server</w:t>
      </w:r>
      <w:r>
        <w:rPr>
          <w:noProof/>
        </w:rPr>
        <w:tab/>
      </w:r>
      <w:r>
        <w:rPr>
          <w:noProof/>
        </w:rPr>
        <w:fldChar w:fldCharType="begin"/>
      </w:r>
      <w:r>
        <w:rPr>
          <w:noProof/>
        </w:rPr>
        <w:instrText xml:space="preserve"> PAGEREF _Toc5632215 \h </w:instrText>
      </w:r>
      <w:r>
        <w:rPr>
          <w:noProof/>
        </w:rPr>
      </w:r>
      <w:r>
        <w:rPr>
          <w:noProof/>
        </w:rPr>
        <w:fldChar w:fldCharType="separate"/>
      </w:r>
      <w:r>
        <w:rPr>
          <w:noProof/>
        </w:rPr>
        <w:t>15</w:t>
      </w:r>
      <w:r>
        <w:rPr>
          <w:noProof/>
        </w:rPr>
        <w:fldChar w:fldCharType="end"/>
      </w:r>
    </w:p>
    <w:p w14:paraId="59045B75" w14:textId="77777777" w:rsidR="00FF0CB5" w:rsidRDefault="00FF0CB5">
      <w:pPr>
        <w:pStyle w:val="TOC3"/>
        <w:tabs>
          <w:tab w:val="right" w:leader="dot" w:pos="8630"/>
        </w:tabs>
        <w:rPr>
          <w:noProof/>
          <w:kern w:val="2"/>
          <w:lang w:eastAsia="zh-CN"/>
        </w:rPr>
      </w:pPr>
      <w:r>
        <w:rPr>
          <w:noProof/>
        </w:rPr>
        <w:t>2.4.2 Hardware reports data</w:t>
      </w:r>
      <w:r>
        <w:rPr>
          <w:noProof/>
        </w:rPr>
        <w:tab/>
      </w:r>
      <w:r>
        <w:rPr>
          <w:noProof/>
        </w:rPr>
        <w:fldChar w:fldCharType="begin"/>
      </w:r>
      <w:r>
        <w:rPr>
          <w:noProof/>
        </w:rPr>
        <w:instrText xml:space="preserve"> PAGEREF _Toc5632216 \h </w:instrText>
      </w:r>
      <w:r>
        <w:rPr>
          <w:noProof/>
        </w:rPr>
      </w:r>
      <w:r>
        <w:rPr>
          <w:noProof/>
        </w:rPr>
        <w:fldChar w:fldCharType="separate"/>
      </w:r>
      <w:r>
        <w:rPr>
          <w:noProof/>
        </w:rPr>
        <w:t>16</w:t>
      </w:r>
      <w:r>
        <w:rPr>
          <w:noProof/>
        </w:rPr>
        <w:fldChar w:fldCharType="end"/>
      </w:r>
    </w:p>
    <w:p w14:paraId="17358726" w14:textId="77777777" w:rsidR="00FF0CB5" w:rsidRDefault="00FF0CB5">
      <w:pPr>
        <w:pStyle w:val="TOC3"/>
        <w:tabs>
          <w:tab w:val="right" w:leader="dot" w:pos="8630"/>
        </w:tabs>
        <w:rPr>
          <w:noProof/>
          <w:kern w:val="2"/>
          <w:lang w:eastAsia="zh-CN"/>
        </w:rPr>
      </w:pPr>
      <w:r>
        <w:rPr>
          <w:noProof/>
        </w:rPr>
        <w:t>2.4.3 Client sends command</w:t>
      </w:r>
      <w:r>
        <w:rPr>
          <w:noProof/>
        </w:rPr>
        <w:tab/>
      </w:r>
      <w:r>
        <w:rPr>
          <w:noProof/>
        </w:rPr>
        <w:fldChar w:fldCharType="begin"/>
      </w:r>
      <w:r>
        <w:rPr>
          <w:noProof/>
        </w:rPr>
        <w:instrText xml:space="preserve"> PAGEREF _Toc5632217 \h </w:instrText>
      </w:r>
      <w:r>
        <w:rPr>
          <w:noProof/>
        </w:rPr>
      </w:r>
      <w:r>
        <w:rPr>
          <w:noProof/>
        </w:rPr>
        <w:fldChar w:fldCharType="separate"/>
      </w:r>
      <w:r>
        <w:rPr>
          <w:noProof/>
        </w:rPr>
        <w:t>17</w:t>
      </w:r>
      <w:r>
        <w:rPr>
          <w:noProof/>
        </w:rPr>
        <w:fldChar w:fldCharType="end"/>
      </w:r>
    </w:p>
    <w:p w14:paraId="7B8E8901" w14:textId="77777777" w:rsidR="00FF0CB5" w:rsidRDefault="00FF0CB5">
      <w:pPr>
        <w:pStyle w:val="TOC3"/>
        <w:tabs>
          <w:tab w:val="right" w:leader="dot" w:pos="8630"/>
        </w:tabs>
        <w:rPr>
          <w:noProof/>
          <w:kern w:val="2"/>
          <w:lang w:eastAsia="zh-CN"/>
        </w:rPr>
      </w:pPr>
      <w:r>
        <w:rPr>
          <w:noProof/>
        </w:rPr>
        <w:t>2.4.4 Client queries hardware’s information</w:t>
      </w:r>
      <w:r>
        <w:rPr>
          <w:noProof/>
        </w:rPr>
        <w:tab/>
      </w:r>
      <w:r>
        <w:rPr>
          <w:noProof/>
        </w:rPr>
        <w:fldChar w:fldCharType="begin"/>
      </w:r>
      <w:r>
        <w:rPr>
          <w:noProof/>
        </w:rPr>
        <w:instrText xml:space="preserve"> PAGEREF _Toc5632218 \h </w:instrText>
      </w:r>
      <w:r>
        <w:rPr>
          <w:noProof/>
        </w:rPr>
      </w:r>
      <w:r>
        <w:rPr>
          <w:noProof/>
        </w:rPr>
        <w:fldChar w:fldCharType="separate"/>
      </w:r>
      <w:r>
        <w:rPr>
          <w:noProof/>
        </w:rPr>
        <w:t>18</w:t>
      </w:r>
      <w:r>
        <w:rPr>
          <w:noProof/>
        </w:rPr>
        <w:fldChar w:fldCharType="end"/>
      </w:r>
    </w:p>
    <w:p w14:paraId="262AE127" w14:textId="77777777" w:rsidR="00FF0CB5" w:rsidRDefault="00FF0CB5">
      <w:pPr>
        <w:pStyle w:val="TOC3"/>
        <w:tabs>
          <w:tab w:val="right" w:leader="dot" w:pos="8630"/>
        </w:tabs>
        <w:rPr>
          <w:noProof/>
          <w:kern w:val="2"/>
          <w:lang w:eastAsia="zh-CN"/>
        </w:rPr>
      </w:pPr>
      <w:r>
        <w:rPr>
          <w:noProof/>
        </w:rPr>
        <w:t>2.4.5 Sensors’ data affect the hardware</w:t>
      </w:r>
      <w:r>
        <w:rPr>
          <w:noProof/>
        </w:rPr>
        <w:tab/>
      </w:r>
      <w:r>
        <w:rPr>
          <w:noProof/>
        </w:rPr>
        <w:fldChar w:fldCharType="begin"/>
      </w:r>
      <w:r>
        <w:rPr>
          <w:noProof/>
        </w:rPr>
        <w:instrText xml:space="preserve"> PAGEREF _Toc5632219 \h </w:instrText>
      </w:r>
      <w:r>
        <w:rPr>
          <w:noProof/>
        </w:rPr>
      </w:r>
      <w:r>
        <w:rPr>
          <w:noProof/>
        </w:rPr>
        <w:fldChar w:fldCharType="separate"/>
      </w:r>
      <w:r>
        <w:rPr>
          <w:noProof/>
        </w:rPr>
        <w:t>19</w:t>
      </w:r>
      <w:r>
        <w:rPr>
          <w:noProof/>
        </w:rPr>
        <w:fldChar w:fldCharType="end"/>
      </w:r>
    </w:p>
    <w:p w14:paraId="560C5D53" w14:textId="77777777" w:rsidR="00FF0CB5" w:rsidRDefault="00FF0CB5">
      <w:pPr>
        <w:pStyle w:val="TOC2"/>
        <w:tabs>
          <w:tab w:val="right" w:leader="dot" w:pos="8630"/>
        </w:tabs>
        <w:rPr>
          <w:noProof/>
          <w:kern w:val="2"/>
          <w:lang w:eastAsia="zh-CN"/>
        </w:rPr>
      </w:pPr>
      <w:r>
        <w:rPr>
          <w:noProof/>
        </w:rPr>
        <w:t>2.5. Use cases of Intelligent Controller</w:t>
      </w:r>
      <w:r>
        <w:rPr>
          <w:noProof/>
        </w:rPr>
        <w:tab/>
      </w:r>
      <w:r>
        <w:rPr>
          <w:noProof/>
        </w:rPr>
        <w:fldChar w:fldCharType="begin"/>
      </w:r>
      <w:r>
        <w:rPr>
          <w:noProof/>
        </w:rPr>
        <w:instrText xml:space="preserve"> PAGEREF _Toc5632220 \h </w:instrText>
      </w:r>
      <w:r>
        <w:rPr>
          <w:noProof/>
        </w:rPr>
      </w:r>
      <w:r>
        <w:rPr>
          <w:noProof/>
        </w:rPr>
        <w:fldChar w:fldCharType="separate"/>
      </w:r>
      <w:r>
        <w:rPr>
          <w:noProof/>
        </w:rPr>
        <w:t>20</w:t>
      </w:r>
      <w:r>
        <w:rPr>
          <w:noProof/>
        </w:rPr>
        <w:fldChar w:fldCharType="end"/>
      </w:r>
    </w:p>
    <w:p w14:paraId="33650FEC" w14:textId="77777777" w:rsidR="00FF0CB5" w:rsidRDefault="00FF0CB5">
      <w:pPr>
        <w:pStyle w:val="TOC3"/>
        <w:tabs>
          <w:tab w:val="right" w:leader="dot" w:pos="8630"/>
        </w:tabs>
        <w:rPr>
          <w:noProof/>
          <w:kern w:val="2"/>
          <w:lang w:eastAsia="zh-CN"/>
        </w:rPr>
      </w:pPr>
      <w:r>
        <w:rPr>
          <w:noProof/>
        </w:rPr>
        <w:t>2.5.1 Initialize the system</w:t>
      </w:r>
      <w:r>
        <w:rPr>
          <w:noProof/>
        </w:rPr>
        <w:tab/>
      </w:r>
      <w:r>
        <w:rPr>
          <w:noProof/>
        </w:rPr>
        <w:fldChar w:fldCharType="begin"/>
      </w:r>
      <w:r>
        <w:rPr>
          <w:noProof/>
        </w:rPr>
        <w:instrText xml:space="preserve"> PAGEREF _Toc5632221 \h </w:instrText>
      </w:r>
      <w:r>
        <w:rPr>
          <w:noProof/>
        </w:rPr>
      </w:r>
      <w:r>
        <w:rPr>
          <w:noProof/>
        </w:rPr>
        <w:fldChar w:fldCharType="separate"/>
      </w:r>
      <w:r>
        <w:rPr>
          <w:noProof/>
        </w:rPr>
        <w:t>20</w:t>
      </w:r>
      <w:r>
        <w:rPr>
          <w:noProof/>
        </w:rPr>
        <w:fldChar w:fldCharType="end"/>
      </w:r>
    </w:p>
    <w:p w14:paraId="4720913F" w14:textId="77777777" w:rsidR="00FF0CB5" w:rsidRDefault="00FF0CB5">
      <w:pPr>
        <w:pStyle w:val="TOC3"/>
        <w:tabs>
          <w:tab w:val="right" w:leader="dot" w:pos="8630"/>
        </w:tabs>
        <w:rPr>
          <w:noProof/>
          <w:kern w:val="2"/>
          <w:lang w:eastAsia="zh-CN"/>
        </w:rPr>
      </w:pPr>
      <w:r>
        <w:rPr>
          <w:noProof/>
        </w:rPr>
        <w:t>2.5.2 Automatic mode</w:t>
      </w:r>
      <w:r>
        <w:rPr>
          <w:noProof/>
        </w:rPr>
        <w:tab/>
      </w:r>
      <w:r>
        <w:rPr>
          <w:noProof/>
        </w:rPr>
        <w:fldChar w:fldCharType="begin"/>
      </w:r>
      <w:r>
        <w:rPr>
          <w:noProof/>
        </w:rPr>
        <w:instrText xml:space="preserve"> PAGEREF _Toc5632222 \h </w:instrText>
      </w:r>
      <w:r>
        <w:rPr>
          <w:noProof/>
        </w:rPr>
      </w:r>
      <w:r>
        <w:rPr>
          <w:noProof/>
        </w:rPr>
        <w:fldChar w:fldCharType="separate"/>
      </w:r>
      <w:r>
        <w:rPr>
          <w:noProof/>
        </w:rPr>
        <w:t>21</w:t>
      </w:r>
      <w:r>
        <w:rPr>
          <w:noProof/>
        </w:rPr>
        <w:fldChar w:fldCharType="end"/>
      </w:r>
    </w:p>
    <w:p w14:paraId="477106C9" w14:textId="77777777" w:rsidR="00FF0CB5" w:rsidRDefault="00FF0CB5">
      <w:pPr>
        <w:pStyle w:val="TOC3"/>
        <w:tabs>
          <w:tab w:val="right" w:leader="dot" w:pos="8630"/>
        </w:tabs>
        <w:rPr>
          <w:noProof/>
          <w:kern w:val="2"/>
          <w:lang w:eastAsia="zh-CN"/>
        </w:rPr>
      </w:pPr>
      <w:r>
        <w:rPr>
          <w:noProof/>
        </w:rPr>
        <w:t>2.5.3 Command-light mode</w:t>
      </w:r>
      <w:r>
        <w:rPr>
          <w:noProof/>
        </w:rPr>
        <w:tab/>
      </w:r>
      <w:r>
        <w:rPr>
          <w:noProof/>
        </w:rPr>
        <w:fldChar w:fldCharType="begin"/>
      </w:r>
      <w:r>
        <w:rPr>
          <w:noProof/>
        </w:rPr>
        <w:instrText xml:space="preserve"> PAGEREF _Toc5632223 \h </w:instrText>
      </w:r>
      <w:r>
        <w:rPr>
          <w:noProof/>
        </w:rPr>
      </w:r>
      <w:r>
        <w:rPr>
          <w:noProof/>
        </w:rPr>
        <w:fldChar w:fldCharType="separate"/>
      </w:r>
      <w:r>
        <w:rPr>
          <w:noProof/>
        </w:rPr>
        <w:t>22</w:t>
      </w:r>
      <w:r>
        <w:rPr>
          <w:noProof/>
        </w:rPr>
        <w:fldChar w:fldCharType="end"/>
      </w:r>
    </w:p>
    <w:p w14:paraId="561E323F" w14:textId="77777777" w:rsidR="00FF0CB5" w:rsidRDefault="00FF0CB5">
      <w:pPr>
        <w:pStyle w:val="TOC3"/>
        <w:tabs>
          <w:tab w:val="right" w:leader="dot" w:pos="8630"/>
        </w:tabs>
        <w:rPr>
          <w:noProof/>
          <w:kern w:val="2"/>
          <w:lang w:eastAsia="zh-CN"/>
        </w:rPr>
      </w:pPr>
      <w:r>
        <w:rPr>
          <w:noProof/>
        </w:rPr>
        <w:t>2.5.4 Time setting mode</w:t>
      </w:r>
      <w:r>
        <w:rPr>
          <w:noProof/>
        </w:rPr>
        <w:tab/>
      </w:r>
      <w:r>
        <w:rPr>
          <w:noProof/>
        </w:rPr>
        <w:fldChar w:fldCharType="begin"/>
      </w:r>
      <w:r>
        <w:rPr>
          <w:noProof/>
        </w:rPr>
        <w:instrText xml:space="preserve"> PAGEREF _Toc5632224 \h </w:instrText>
      </w:r>
      <w:r>
        <w:rPr>
          <w:noProof/>
        </w:rPr>
      </w:r>
      <w:r>
        <w:rPr>
          <w:noProof/>
        </w:rPr>
        <w:fldChar w:fldCharType="separate"/>
      </w:r>
      <w:r>
        <w:rPr>
          <w:noProof/>
        </w:rPr>
        <w:t>23</w:t>
      </w:r>
      <w:r>
        <w:rPr>
          <w:noProof/>
        </w:rPr>
        <w:fldChar w:fldCharType="end"/>
      </w:r>
    </w:p>
    <w:p w14:paraId="5F7A83EF" w14:textId="77777777" w:rsidR="00FF0CB5" w:rsidRDefault="00FF0CB5">
      <w:pPr>
        <w:pStyle w:val="TOC3"/>
        <w:tabs>
          <w:tab w:val="right" w:leader="dot" w:pos="8630"/>
        </w:tabs>
        <w:rPr>
          <w:noProof/>
          <w:kern w:val="2"/>
          <w:lang w:eastAsia="zh-CN"/>
        </w:rPr>
      </w:pPr>
      <w:r>
        <w:rPr>
          <w:noProof/>
        </w:rPr>
        <w:t>2.5.5 Rules setting mode</w:t>
      </w:r>
      <w:r>
        <w:rPr>
          <w:noProof/>
        </w:rPr>
        <w:tab/>
      </w:r>
      <w:r>
        <w:rPr>
          <w:noProof/>
        </w:rPr>
        <w:fldChar w:fldCharType="begin"/>
      </w:r>
      <w:r>
        <w:rPr>
          <w:noProof/>
        </w:rPr>
        <w:instrText xml:space="preserve"> PAGEREF _Toc5632225 \h </w:instrText>
      </w:r>
      <w:r>
        <w:rPr>
          <w:noProof/>
        </w:rPr>
      </w:r>
      <w:r>
        <w:rPr>
          <w:noProof/>
        </w:rPr>
        <w:fldChar w:fldCharType="separate"/>
      </w:r>
      <w:r>
        <w:rPr>
          <w:noProof/>
        </w:rPr>
        <w:t>24</w:t>
      </w:r>
      <w:r>
        <w:rPr>
          <w:noProof/>
        </w:rPr>
        <w:fldChar w:fldCharType="end"/>
      </w:r>
    </w:p>
    <w:p w14:paraId="7A245AFC" w14:textId="77777777" w:rsidR="00FF0CB5" w:rsidRDefault="00FF0CB5">
      <w:pPr>
        <w:pStyle w:val="TOC2"/>
        <w:tabs>
          <w:tab w:val="right" w:leader="dot" w:pos="8630"/>
        </w:tabs>
        <w:rPr>
          <w:noProof/>
          <w:kern w:val="2"/>
          <w:lang w:eastAsia="zh-CN"/>
        </w:rPr>
      </w:pPr>
      <w:r>
        <w:rPr>
          <w:noProof/>
        </w:rPr>
        <w:t>2.6 Use Cases of Database</w:t>
      </w:r>
      <w:r>
        <w:rPr>
          <w:noProof/>
        </w:rPr>
        <w:tab/>
      </w:r>
      <w:r>
        <w:rPr>
          <w:noProof/>
        </w:rPr>
        <w:fldChar w:fldCharType="begin"/>
      </w:r>
      <w:r>
        <w:rPr>
          <w:noProof/>
        </w:rPr>
        <w:instrText xml:space="preserve"> PAGEREF _Toc5632226 \h </w:instrText>
      </w:r>
      <w:r>
        <w:rPr>
          <w:noProof/>
        </w:rPr>
      </w:r>
      <w:r>
        <w:rPr>
          <w:noProof/>
        </w:rPr>
        <w:fldChar w:fldCharType="separate"/>
      </w:r>
      <w:r>
        <w:rPr>
          <w:noProof/>
        </w:rPr>
        <w:t>25</w:t>
      </w:r>
      <w:r>
        <w:rPr>
          <w:noProof/>
        </w:rPr>
        <w:fldChar w:fldCharType="end"/>
      </w:r>
    </w:p>
    <w:p w14:paraId="5FC37CB7" w14:textId="77777777" w:rsidR="00FF0CB5" w:rsidRDefault="00FF0CB5">
      <w:pPr>
        <w:pStyle w:val="TOC3"/>
        <w:tabs>
          <w:tab w:val="right" w:leader="dot" w:pos="8630"/>
        </w:tabs>
        <w:rPr>
          <w:noProof/>
          <w:kern w:val="2"/>
          <w:lang w:eastAsia="zh-CN"/>
        </w:rPr>
      </w:pPr>
      <w:r>
        <w:rPr>
          <w:noProof/>
        </w:rPr>
        <w:t>2.6.1 Server Wants to Register an Account for End Users</w:t>
      </w:r>
      <w:r>
        <w:rPr>
          <w:noProof/>
        </w:rPr>
        <w:tab/>
      </w:r>
      <w:r>
        <w:rPr>
          <w:noProof/>
        </w:rPr>
        <w:fldChar w:fldCharType="begin"/>
      </w:r>
      <w:r>
        <w:rPr>
          <w:noProof/>
        </w:rPr>
        <w:instrText xml:space="preserve"> PAGEREF _Toc5632227 \h </w:instrText>
      </w:r>
      <w:r>
        <w:rPr>
          <w:noProof/>
        </w:rPr>
      </w:r>
      <w:r>
        <w:rPr>
          <w:noProof/>
        </w:rPr>
        <w:fldChar w:fldCharType="separate"/>
      </w:r>
      <w:r>
        <w:rPr>
          <w:noProof/>
        </w:rPr>
        <w:t>25</w:t>
      </w:r>
      <w:r>
        <w:rPr>
          <w:noProof/>
        </w:rPr>
        <w:fldChar w:fldCharType="end"/>
      </w:r>
    </w:p>
    <w:p w14:paraId="69946C64" w14:textId="77777777" w:rsidR="00FF0CB5" w:rsidRDefault="00FF0CB5">
      <w:pPr>
        <w:pStyle w:val="TOC3"/>
        <w:tabs>
          <w:tab w:val="right" w:leader="dot" w:pos="8630"/>
        </w:tabs>
        <w:rPr>
          <w:noProof/>
          <w:kern w:val="2"/>
          <w:lang w:eastAsia="zh-CN"/>
        </w:rPr>
      </w:pPr>
      <w:r>
        <w:rPr>
          <w:noProof/>
        </w:rPr>
        <w:t>2.6.2 Server Wants to Delete a User Account</w:t>
      </w:r>
      <w:r>
        <w:rPr>
          <w:noProof/>
        </w:rPr>
        <w:tab/>
      </w:r>
      <w:r>
        <w:rPr>
          <w:noProof/>
        </w:rPr>
        <w:fldChar w:fldCharType="begin"/>
      </w:r>
      <w:r>
        <w:rPr>
          <w:noProof/>
        </w:rPr>
        <w:instrText xml:space="preserve"> PAGEREF _Toc5632228 \h </w:instrText>
      </w:r>
      <w:r>
        <w:rPr>
          <w:noProof/>
        </w:rPr>
      </w:r>
      <w:r>
        <w:rPr>
          <w:noProof/>
        </w:rPr>
        <w:fldChar w:fldCharType="separate"/>
      </w:r>
      <w:r>
        <w:rPr>
          <w:noProof/>
        </w:rPr>
        <w:t>26</w:t>
      </w:r>
      <w:r>
        <w:rPr>
          <w:noProof/>
        </w:rPr>
        <w:fldChar w:fldCharType="end"/>
      </w:r>
    </w:p>
    <w:p w14:paraId="7E0F3874" w14:textId="77777777" w:rsidR="00FF0CB5" w:rsidRDefault="00FF0CB5">
      <w:pPr>
        <w:pStyle w:val="TOC3"/>
        <w:tabs>
          <w:tab w:val="right" w:leader="dot" w:pos="8630"/>
        </w:tabs>
        <w:rPr>
          <w:noProof/>
          <w:kern w:val="2"/>
          <w:lang w:eastAsia="zh-CN"/>
        </w:rPr>
      </w:pPr>
      <w:r>
        <w:rPr>
          <w:noProof/>
        </w:rPr>
        <w:t>2.6.3 Server Wants to Change a User’s Password</w:t>
      </w:r>
      <w:r>
        <w:rPr>
          <w:noProof/>
        </w:rPr>
        <w:tab/>
      </w:r>
      <w:r>
        <w:rPr>
          <w:noProof/>
        </w:rPr>
        <w:fldChar w:fldCharType="begin"/>
      </w:r>
      <w:r>
        <w:rPr>
          <w:noProof/>
        </w:rPr>
        <w:instrText xml:space="preserve"> PAGEREF _Toc5632229 \h </w:instrText>
      </w:r>
      <w:r>
        <w:rPr>
          <w:noProof/>
        </w:rPr>
      </w:r>
      <w:r>
        <w:rPr>
          <w:noProof/>
        </w:rPr>
        <w:fldChar w:fldCharType="separate"/>
      </w:r>
      <w:r>
        <w:rPr>
          <w:noProof/>
        </w:rPr>
        <w:t>27</w:t>
      </w:r>
      <w:r>
        <w:rPr>
          <w:noProof/>
        </w:rPr>
        <w:fldChar w:fldCharType="end"/>
      </w:r>
    </w:p>
    <w:p w14:paraId="28F5AB36" w14:textId="77777777" w:rsidR="00FF0CB5" w:rsidRDefault="00FF0CB5">
      <w:pPr>
        <w:pStyle w:val="TOC3"/>
        <w:tabs>
          <w:tab w:val="right" w:leader="dot" w:pos="8630"/>
        </w:tabs>
        <w:rPr>
          <w:noProof/>
          <w:kern w:val="2"/>
          <w:lang w:eastAsia="zh-CN"/>
        </w:rPr>
      </w:pPr>
      <w:r>
        <w:rPr>
          <w:noProof/>
        </w:rPr>
        <w:t>2.6.4 Server Wants Authentication of the User ID and Password</w:t>
      </w:r>
      <w:r>
        <w:rPr>
          <w:noProof/>
        </w:rPr>
        <w:tab/>
      </w:r>
      <w:r>
        <w:rPr>
          <w:noProof/>
        </w:rPr>
        <w:fldChar w:fldCharType="begin"/>
      </w:r>
      <w:r>
        <w:rPr>
          <w:noProof/>
        </w:rPr>
        <w:instrText xml:space="preserve"> PAGEREF _Toc5632230 \h </w:instrText>
      </w:r>
      <w:r>
        <w:rPr>
          <w:noProof/>
        </w:rPr>
      </w:r>
      <w:r>
        <w:rPr>
          <w:noProof/>
        </w:rPr>
        <w:fldChar w:fldCharType="separate"/>
      </w:r>
      <w:r>
        <w:rPr>
          <w:noProof/>
        </w:rPr>
        <w:t>28</w:t>
      </w:r>
      <w:r>
        <w:rPr>
          <w:noProof/>
        </w:rPr>
        <w:fldChar w:fldCharType="end"/>
      </w:r>
    </w:p>
    <w:p w14:paraId="73B5EDD6" w14:textId="77777777" w:rsidR="00FF0CB5" w:rsidRDefault="00FF0CB5">
      <w:pPr>
        <w:pStyle w:val="TOC3"/>
        <w:tabs>
          <w:tab w:val="right" w:leader="dot" w:pos="8630"/>
        </w:tabs>
        <w:rPr>
          <w:noProof/>
          <w:kern w:val="2"/>
          <w:lang w:eastAsia="zh-CN"/>
        </w:rPr>
      </w:pPr>
      <w:r>
        <w:rPr>
          <w:noProof/>
        </w:rPr>
        <w:t>2.6.5 Server Wants to Add New Lights</w:t>
      </w:r>
      <w:r>
        <w:rPr>
          <w:noProof/>
        </w:rPr>
        <w:tab/>
      </w:r>
      <w:r>
        <w:rPr>
          <w:noProof/>
        </w:rPr>
        <w:fldChar w:fldCharType="begin"/>
      </w:r>
      <w:r>
        <w:rPr>
          <w:noProof/>
        </w:rPr>
        <w:instrText xml:space="preserve"> PAGEREF _Toc5632231 \h </w:instrText>
      </w:r>
      <w:r>
        <w:rPr>
          <w:noProof/>
        </w:rPr>
      </w:r>
      <w:r>
        <w:rPr>
          <w:noProof/>
        </w:rPr>
        <w:fldChar w:fldCharType="separate"/>
      </w:r>
      <w:r>
        <w:rPr>
          <w:noProof/>
        </w:rPr>
        <w:t>29</w:t>
      </w:r>
      <w:r>
        <w:rPr>
          <w:noProof/>
        </w:rPr>
        <w:fldChar w:fldCharType="end"/>
      </w:r>
    </w:p>
    <w:p w14:paraId="257225ED" w14:textId="77777777" w:rsidR="00FF0CB5" w:rsidRDefault="00FF0CB5">
      <w:pPr>
        <w:pStyle w:val="TOC3"/>
        <w:tabs>
          <w:tab w:val="right" w:leader="dot" w:pos="8630"/>
        </w:tabs>
        <w:rPr>
          <w:noProof/>
          <w:kern w:val="2"/>
          <w:lang w:eastAsia="zh-CN"/>
        </w:rPr>
      </w:pPr>
      <w:r>
        <w:rPr>
          <w:noProof/>
        </w:rPr>
        <w:t>2.6.6 Server Wants to Remove Lights from a Room</w:t>
      </w:r>
      <w:r>
        <w:rPr>
          <w:noProof/>
        </w:rPr>
        <w:tab/>
      </w:r>
      <w:r>
        <w:rPr>
          <w:noProof/>
        </w:rPr>
        <w:fldChar w:fldCharType="begin"/>
      </w:r>
      <w:r>
        <w:rPr>
          <w:noProof/>
        </w:rPr>
        <w:instrText xml:space="preserve"> PAGEREF _Toc5632232 \h </w:instrText>
      </w:r>
      <w:r>
        <w:rPr>
          <w:noProof/>
        </w:rPr>
      </w:r>
      <w:r>
        <w:rPr>
          <w:noProof/>
        </w:rPr>
        <w:fldChar w:fldCharType="separate"/>
      </w:r>
      <w:r>
        <w:rPr>
          <w:noProof/>
        </w:rPr>
        <w:t>31</w:t>
      </w:r>
      <w:r>
        <w:rPr>
          <w:noProof/>
        </w:rPr>
        <w:fldChar w:fldCharType="end"/>
      </w:r>
    </w:p>
    <w:p w14:paraId="2725C041" w14:textId="77777777" w:rsidR="00FF0CB5" w:rsidRDefault="00FF0CB5">
      <w:pPr>
        <w:pStyle w:val="TOC3"/>
        <w:tabs>
          <w:tab w:val="right" w:leader="dot" w:pos="8630"/>
        </w:tabs>
        <w:rPr>
          <w:noProof/>
          <w:kern w:val="2"/>
          <w:lang w:eastAsia="zh-CN"/>
        </w:rPr>
      </w:pPr>
      <w:r>
        <w:rPr>
          <w:noProof/>
        </w:rPr>
        <w:t>2.6.7 Server Wants to Add New Sensors</w:t>
      </w:r>
      <w:r>
        <w:rPr>
          <w:noProof/>
        </w:rPr>
        <w:tab/>
      </w:r>
      <w:r>
        <w:rPr>
          <w:noProof/>
        </w:rPr>
        <w:fldChar w:fldCharType="begin"/>
      </w:r>
      <w:r>
        <w:rPr>
          <w:noProof/>
        </w:rPr>
        <w:instrText xml:space="preserve"> PAGEREF _Toc5632233 \h </w:instrText>
      </w:r>
      <w:r>
        <w:rPr>
          <w:noProof/>
        </w:rPr>
      </w:r>
      <w:r>
        <w:rPr>
          <w:noProof/>
        </w:rPr>
        <w:fldChar w:fldCharType="separate"/>
      </w:r>
      <w:r>
        <w:rPr>
          <w:noProof/>
        </w:rPr>
        <w:t>32</w:t>
      </w:r>
      <w:r>
        <w:rPr>
          <w:noProof/>
        </w:rPr>
        <w:fldChar w:fldCharType="end"/>
      </w:r>
    </w:p>
    <w:p w14:paraId="6E4D3834" w14:textId="77777777" w:rsidR="00FF0CB5" w:rsidRDefault="00FF0CB5">
      <w:pPr>
        <w:pStyle w:val="TOC3"/>
        <w:tabs>
          <w:tab w:val="right" w:leader="dot" w:pos="8630"/>
        </w:tabs>
        <w:rPr>
          <w:noProof/>
          <w:kern w:val="2"/>
          <w:lang w:eastAsia="zh-CN"/>
        </w:rPr>
      </w:pPr>
      <w:r>
        <w:rPr>
          <w:noProof/>
        </w:rPr>
        <w:t>2.6.8 Server Wants to Remove Sensors from a Room</w:t>
      </w:r>
      <w:r>
        <w:rPr>
          <w:noProof/>
        </w:rPr>
        <w:tab/>
      </w:r>
      <w:r>
        <w:rPr>
          <w:noProof/>
        </w:rPr>
        <w:fldChar w:fldCharType="begin"/>
      </w:r>
      <w:r>
        <w:rPr>
          <w:noProof/>
        </w:rPr>
        <w:instrText xml:space="preserve"> PAGEREF _Toc5632234 \h </w:instrText>
      </w:r>
      <w:r>
        <w:rPr>
          <w:noProof/>
        </w:rPr>
      </w:r>
      <w:r>
        <w:rPr>
          <w:noProof/>
        </w:rPr>
        <w:fldChar w:fldCharType="separate"/>
      </w:r>
      <w:r>
        <w:rPr>
          <w:noProof/>
        </w:rPr>
        <w:t>33</w:t>
      </w:r>
      <w:r>
        <w:rPr>
          <w:noProof/>
        </w:rPr>
        <w:fldChar w:fldCharType="end"/>
      </w:r>
    </w:p>
    <w:p w14:paraId="237224BE" w14:textId="77777777" w:rsidR="00FF0CB5" w:rsidRDefault="00FF0CB5">
      <w:pPr>
        <w:pStyle w:val="TOC3"/>
        <w:tabs>
          <w:tab w:val="right" w:leader="dot" w:pos="8630"/>
        </w:tabs>
        <w:rPr>
          <w:noProof/>
          <w:kern w:val="2"/>
          <w:lang w:eastAsia="zh-CN"/>
        </w:rPr>
      </w:pPr>
      <w:r>
        <w:rPr>
          <w:noProof/>
        </w:rPr>
        <w:lastRenderedPageBreak/>
        <w:t>2.6.9 Server Wants to Add New Rooms</w:t>
      </w:r>
      <w:r>
        <w:rPr>
          <w:noProof/>
        </w:rPr>
        <w:tab/>
      </w:r>
      <w:r>
        <w:rPr>
          <w:noProof/>
        </w:rPr>
        <w:fldChar w:fldCharType="begin"/>
      </w:r>
      <w:r>
        <w:rPr>
          <w:noProof/>
        </w:rPr>
        <w:instrText xml:space="preserve"> PAGEREF _Toc5632235 \h </w:instrText>
      </w:r>
      <w:r>
        <w:rPr>
          <w:noProof/>
        </w:rPr>
      </w:r>
      <w:r>
        <w:rPr>
          <w:noProof/>
        </w:rPr>
        <w:fldChar w:fldCharType="separate"/>
      </w:r>
      <w:r>
        <w:rPr>
          <w:noProof/>
        </w:rPr>
        <w:t>34</w:t>
      </w:r>
      <w:r>
        <w:rPr>
          <w:noProof/>
        </w:rPr>
        <w:fldChar w:fldCharType="end"/>
      </w:r>
    </w:p>
    <w:p w14:paraId="6CF85E9E" w14:textId="77777777" w:rsidR="00FF0CB5" w:rsidRDefault="00FF0CB5">
      <w:pPr>
        <w:pStyle w:val="TOC3"/>
        <w:tabs>
          <w:tab w:val="right" w:leader="dot" w:pos="8630"/>
        </w:tabs>
        <w:rPr>
          <w:noProof/>
          <w:kern w:val="2"/>
          <w:lang w:eastAsia="zh-CN"/>
        </w:rPr>
      </w:pPr>
      <w:r>
        <w:rPr>
          <w:noProof/>
        </w:rPr>
        <w:t>2.6.10 Server Wants to Remove Existing Rooms</w:t>
      </w:r>
      <w:r>
        <w:rPr>
          <w:noProof/>
        </w:rPr>
        <w:tab/>
      </w:r>
      <w:r>
        <w:rPr>
          <w:noProof/>
        </w:rPr>
        <w:fldChar w:fldCharType="begin"/>
      </w:r>
      <w:r>
        <w:rPr>
          <w:noProof/>
        </w:rPr>
        <w:instrText xml:space="preserve"> PAGEREF _Toc5632236 \h </w:instrText>
      </w:r>
      <w:r>
        <w:rPr>
          <w:noProof/>
        </w:rPr>
      </w:r>
      <w:r>
        <w:rPr>
          <w:noProof/>
        </w:rPr>
        <w:fldChar w:fldCharType="separate"/>
      </w:r>
      <w:r>
        <w:rPr>
          <w:noProof/>
        </w:rPr>
        <w:t>35</w:t>
      </w:r>
      <w:r>
        <w:rPr>
          <w:noProof/>
        </w:rPr>
        <w:fldChar w:fldCharType="end"/>
      </w:r>
    </w:p>
    <w:p w14:paraId="0F52CC30" w14:textId="77777777" w:rsidR="00FF0CB5" w:rsidRDefault="00FF0CB5">
      <w:pPr>
        <w:pStyle w:val="TOC3"/>
        <w:tabs>
          <w:tab w:val="right" w:leader="dot" w:pos="8630"/>
        </w:tabs>
        <w:rPr>
          <w:noProof/>
          <w:kern w:val="2"/>
          <w:lang w:eastAsia="zh-CN"/>
        </w:rPr>
      </w:pPr>
      <w:r>
        <w:rPr>
          <w:noProof/>
        </w:rPr>
        <w:t>2.6.11 Server Wants to Change the User's Permissions</w:t>
      </w:r>
      <w:r>
        <w:rPr>
          <w:noProof/>
        </w:rPr>
        <w:tab/>
      </w:r>
      <w:r>
        <w:rPr>
          <w:noProof/>
        </w:rPr>
        <w:fldChar w:fldCharType="begin"/>
      </w:r>
      <w:r>
        <w:rPr>
          <w:noProof/>
        </w:rPr>
        <w:instrText xml:space="preserve"> PAGEREF _Toc5632237 \h </w:instrText>
      </w:r>
      <w:r>
        <w:rPr>
          <w:noProof/>
        </w:rPr>
      </w:r>
      <w:r>
        <w:rPr>
          <w:noProof/>
        </w:rPr>
        <w:fldChar w:fldCharType="separate"/>
      </w:r>
      <w:r>
        <w:rPr>
          <w:noProof/>
        </w:rPr>
        <w:t>36</w:t>
      </w:r>
      <w:r>
        <w:rPr>
          <w:noProof/>
        </w:rPr>
        <w:fldChar w:fldCharType="end"/>
      </w:r>
    </w:p>
    <w:p w14:paraId="766FF96B" w14:textId="77777777" w:rsidR="00FF0CB5" w:rsidRDefault="00FF0CB5">
      <w:pPr>
        <w:pStyle w:val="TOC3"/>
        <w:tabs>
          <w:tab w:val="right" w:leader="dot" w:pos="8630"/>
        </w:tabs>
        <w:rPr>
          <w:noProof/>
          <w:kern w:val="2"/>
          <w:lang w:eastAsia="zh-CN"/>
        </w:rPr>
      </w:pPr>
      <w:r>
        <w:rPr>
          <w:noProof/>
        </w:rPr>
        <w:t>2.6.12 Server Wants to Add New Actuators</w:t>
      </w:r>
      <w:r>
        <w:rPr>
          <w:noProof/>
        </w:rPr>
        <w:tab/>
      </w:r>
      <w:r>
        <w:rPr>
          <w:noProof/>
        </w:rPr>
        <w:fldChar w:fldCharType="begin"/>
      </w:r>
      <w:r>
        <w:rPr>
          <w:noProof/>
        </w:rPr>
        <w:instrText xml:space="preserve"> PAGEREF _Toc5632238 \h </w:instrText>
      </w:r>
      <w:r>
        <w:rPr>
          <w:noProof/>
        </w:rPr>
      </w:r>
      <w:r>
        <w:rPr>
          <w:noProof/>
        </w:rPr>
        <w:fldChar w:fldCharType="separate"/>
      </w:r>
      <w:r>
        <w:rPr>
          <w:noProof/>
        </w:rPr>
        <w:t>37</w:t>
      </w:r>
      <w:r>
        <w:rPr>
          <w:noProof/>
        </w:rPr>
        <w:fldChar w:fldCharType="end"/>
      </w:r>
    </w:p>
    <w:p w14:paraId="40C06F9D" w14:textId="77777777" w:rsidR="00FF0CB5" w:rsidRDefault="00FF0CB5">
      <w:pPr>
        <w:pStyle w:val="TOC3"/>
        <w:tabs>
          <w:tab w:val="right" w:leader="dot" w:pos="8630"/>
        </w:tabs>
        <w:rPr>
          <w:noProof/>
          <w:kern w:val="2"/>
          <w:lang w:eastAsia="zh-CN"/>
        </w:rPr>
      </w:pPr>
      <w:r>
        <w:rPr>
          <w:noProof/>
        </w:rPr>
        <w:t>2.6.13 Server Wants to Remove Actuators from a Room</w:t>
      </w:r>
      <w:r>
        <w:rPr>
          <w:noProof/>
        </w:rPr>
        <w:tab/>
      </w:r>
      <w:r>
        <w:rPr>
          <w:noProof/>
        </w:rPr>
        <w:fldChar w:fldCharType="begin"/>
      </w:r>
      <w:r>
        <w:rPr>
          <w:noProof/>
        </w:rPr>
        <w:instrText xml:space="preserve"> PAGEREF _Toc5632239 \h </w:instrText>
      </w:r>
      <w:r>
        <w:rPr>
          <w:noProof/>
        </w:rPr>
      </w:r>
      <w:r>
        <w:rPr>
          <w:noProof/>
        </w:rPr>
        <w:fldChar w:fldCharType="separate"/>
      </w:r>
      <w:r>
        <w:rPr>
          <w:noProof/>
        </w:rPr>
        <w:t>38</w:t>
      </w:r>
      <w:r>
        <w:rPr>
          <w:noProof/>
        </w:rPr>
        <w:fldChar w:fldCharType="end"/>
      </w:r>
    </w:p>
    <w:p w14:paraId="3186A9AF" w14:textId="77777777" w:rsidR="00FF0CB5" w:rsidRDefault="00FF0CB5">
      <w:pPr>
        <w:pStyle w:val="TOC2"/>
        <w:tabs>
          <w:tab w:val="right" w:leader="dot" w:pos="8630"/>
        </w:tabs>
        <w:rPr>
          <w:noProof/>
          <w:kern w:val="2"/>
          <w:lang w:eastAsia="zh-CN"/>
        </w:rPr>
      </w:pPr>
      <w:r>
        <w:rPr>
          <w:noProof/>
        </w:rPr>
        <w:t>2.7 Use Cases of Hardware</w:t>
      </w:r>
      <w:r>
        <w:rPr>
          <w:noProof/>
        </w:rPr>
        <w:tab/>
      </w:r>
      <w:r>
        <w:rPr>
          <w:noProof/>
        </w:rPr>
        <w:fldChar w:fldCharType="begin"/>
      </w:r>
      <w:r>
        <w:rPr>
          <w:noProof/>
        </w:rPr>
        <w:instrText xml:space="preserve"> PAGEREF _Toc5632240 \h </w:instrText>
      </w:r>
      <w:r>
        <w:rPr>
          <w:noProof/>
        </w:rPr>
      </w:r>
      <w:r>
        <w:rPr>
          <w:noProof/>
        </w:rPr>
        <w:fldChar w:fldCharType="separate"/>
      </w:r>
      <w:r>
        <w:rPr>
          <w:noProof/>
        </w:rPr>
        <w:t>40</w:t>
      </w:r>
      <w:r>
        <w:rPr>
          <w:noProof/>
        </w:rPr>
        <w:fldChar w:fldCharType="end"/>
      </w:r>
    </w:p>
    <w:p w14:paraId="16287BA3" w14:textId="77777777" w:rsidR="00FF0CB5" w:rsidRDefault="00FF0CB5">
      <w:pPr>
        <w:pStyle w:val="TOC3"/>
        <w:tabs>
          <w:tab w:val="right" w:leader="dot" w:pos="8630"/>
        </w:tabs>
        <w:rPr>
          <w:noProof/>
          <w:kern w:val="2"/>
          <w:lang w:eastAsia="zh-CN"/>
        </w:rPr>
      </w:pPr>
      <w:r>
        <w:rPr>
          <w:noProof/>
        </w:rPr>
        <w:t>2.7.1 Sensors &amp; Lights Wants to Send the Status</w:t>
      </w:r>
      <w:r>
        <w:rPr>
          <w:noProof/>
        </w:rPr>
        <w:tab/>
      </w:r>
      <w:r>
        <w:rPr>
          <w:noProof/>
        </w:rPr>
        <w:fldChar w:fldCharType="begin"/>
      </w:r>
      <w:r>
        <w:rPr>
          <w:noProof/>
        </w:rPr>
        <w:instrText xml:space="preserve"> PAGEREF _Toc5632241 \h </w:instrText>
      </w:r>
      <w:r>
        <w:rPr>
          <w:noProof/>
        </w:rPr>
      </w:r>
      <w:r>
        <w:rPr>
          <w:noProof/>
        </w:rPr>
        <w:fldChar w:fldCharType="separate"/>
      </w:r>
      <w:r>
        <w:rPr>
          <w:noProof/>
        </w:rPr>
        <w:t>40</w:t>
      </w:r>
      <w:r>
        <w:rPr>
          <w:noProof/>
        </w:rPr>
        <w:fldChar w:fldCharType="end"/>
      </w:r>
    </w:p>
    <w:p w14:paraId="2A1BE69F" w14:textId="77777777" w:rsidR="00FF0CB5" w:rsidRDefault="00FF0CB5">
      <w:pPr>
        <w:pStyle w:val="TOC3"/>
        <w:tabs>
          <w:tab w:val="right" w:leader="dot" w:pos="8630"/>
        </w:tabs>
        <w:rPr>
          <w:noProof/>
          <w:kern w:val="2"/>
          <w:lang w:eastAsia="zh-CN"/>
        </w:rPr>
      </w:pPr>
      <w:r w:rsidRPr="001C0666">
        <w:rPr>
          <w:rFonts w:eastAsia="Times New Roman"/>
          <w:noProof/>
        </w:rPr>
        <w:t>2.</w:t>
      </w:r>
      <w:r>
        <w:rPr>
          <w:noProof/>
        </w:rPr>
        <w:t>7.2 hardware sends signals and gets command</w:t>
      </w:r>
      <w:r>
        <w:rPr>
          <w:noProof/>
        </w:rPr>
        <w:tab/>
      </w:r>
      <w:r>
        <w:rPr>
          <w:noProof/>
        </w:rPr>
        <w:fldChar w:fldCharType="begin"/>
      </w:r>
      <w:r>
        <w:rPr>
          <w:noProof/>
        </w:rPr>
        <w:instrText xml:space="preserve"> PAGEREF _Toc5632242 \h </w:instrText>
      </w:r>
      <w:r>
        <w:rPr>
          <w:noProof/>
        </w:rPr>
      </w:r>
      <w:r>
        <w:rPr>
          <w:noProof/>
        </w:rPr>
        <w:fldChar w:fldCharType="separate"/>
      </w:r>
      <w:r>
        <w:rPr>
          <w:noProof/>
        </w:rPr>
        <w:t>40</w:t>
      </w:r>
      <w:r>
        <w:rPr>
          <w:noProof/>
        </w:rPr>
        <w:fldChar w:fldCharType="end"/>
      </w:r>
    </w:p>
    <w:p w14:paraId="0B6B2367" w14:textId="77777777" w:rsidR="00FF0CB5" w:rsidRDefault="00FF0CB5">
      <w:pPr>
        <w:pStyle w:val="TOC3"/>
        <w:tabs>
          <w:tab w:val="right" w:leader="dot" w:pos="8630"/>
        </w:tabs>
        <w:rPr>
          <w:noProof/>
          <w:kern w:val="2"/>
          <w:lang w:eastAsia="zh-CN"/>
        </w:rPr>
      </w:pPr>
      <w:r w:rsidRPr="001C0666">
        <w:rPr>
          <w:rFonts w:eastAsia="Times New Roman"/>
          <w:noProof/>
        </w:rPr>
        <w:t>2.</w:t>
      </w:r>
      <w:r>
        <w:rPr>
          <w:noProof/>
        </w:rPr>
        <w:t>7.3 Server gets signals from communication module</w:t>
      </w:r>
      <w:r>
        <w:rPr>
          <w:noProof/>
        </w:rPr>
        <w:tab/>
      </w:r>
      <w:r>
        <w:rPr>
          <w:noProof/>
        </w:rPr>
        <w:fldChar w:fldCharType="begin"/>
      </w:r>
      <w:r>
        <w:rPr>
          <w:noProof/>
        </w:rPr>
        <w:instrText xml:space="preserve"> PAGEREF _Toc5632243 \h </w:instrText>
      </w:r>
      <w:r>
        <w:rPr>
          <w:noProof/>
        </w:rPr>
      </w:r>
      <w:r>
        <w:rPr>
          <w:noProof/>
        </w:rPr>
        <w:fldChar w:fldCharType="separate"/>
      </w:r>
      <w:r>
        <w:rPr>
          <w:noProof/>
        </w:rPr>
        <w:t>41</w:t>
      </w:r>
      <w:r>
        <w:rPr>
          <w:noProof/>
        </w:rPr>
        <w:fldChar w:fldCharType="end"/>
      </w:r>
    </w:p>
    <w:p w14:paraId="2839DE64" w14:textId="77777777" w:rsidR="00FF0CB5" w:rsidRDefault="00FF0CB5">
      <w:pPr>
        <w:pStyle w:val="TOC1"/>
        <w:tabs>
          <w:tab w:val="right" w:leader="dot" w:pos="8630"/>
        </w:tabs>
        <w:rPr>
          <w:noProof/>
          <w:kern w:val="2"/>
          <w:lang w:eastAsia="zh-CN"/>
        </w:rPr>
      </w:pPr>
      <w:r>
        <w:rPr>
          <w:noProof/>
        </w:rPr>
        <w:t>3.    Detailed Requirements</w:t>
      </w:r>
      <w:r>
        <w:rPr>
          <w:noProof/>
        </w:rPr>
        <w:tab/>
      </w:r>
      <w:r>
        <w:rPr>
          <w:noProof/>
        </w:rPr>
        <w:fldChar w:fldCharType="begin"/>
      </w:r>
      <w:r>
        <w:rPr>
          <w:noProof/>
        </w:rPr>
        <w:instrText xml:space="preserve"> PAGEREF _Toc5632244 \h </w:instrText>
      </w:r>
      <w:r>
        <w:rPr>
          <w:noProof/>
        </w:rPr>
      </w:r>
      <w:r>
        <w:rPr>
          <w:noProof/>
        </w:rPr>
        <w:fldChar w:fldCharType="separate"/>
      </w:r>
      <w:r>
        <w:rPr>
          <w:noProof/>
        </w:rPr>
        <w:t>43</w:t>
      </w:r>
      <w:r>
        <w:rPr>
          <w:noProof/>
        </w:rPr>
        <w:fldChar w:fldCharType="end"/>
      </w:r>
    </w:p>
    <w:p w14:paraId="4F15701A" w14:textId="77777777" w:rsidR="00FF0CB5" w:rsidRDefault="00FF0CB5">
      <w:pPr>
        <w:pStyle w:val="TOC2"/>
        <w:tabs>
          <w:tab w:val="right" w:leader="dot" w:pos="8630"/>
        </w:tabs>
        <w:rPr>
          <w:noProof/>
          <w:kern w:val="2"/>
          <w:lang w:eastAsia="zh-CN"/>
        </w:rPr>
      </w:pPr>
      <w:r>
        <w:rPr>
          <w:noProof/>
        </w:rPr>
        <w:t>3.1 System Inputs and Outputs for Customers</w:t>
      </w:r>
      <w:r>
        <w:rPr>
          <w:noProof/>
        </w:rPr>
        <w:tab/>
      </w:r>
      <w:r>
        <w:rPr>
          <w:noProof/>
        </w:rPr>
        <w:fldChar w:fldCharType="begin"/>
      </w:r>
      <w:r>
        <w:rPr>
          <w:noProof/>
        </w:rPr>
        <w:instrText xml:space="preserve"> PAGEREF _Toc5632245 \h </w:instrText>
      </w:r>
      <w:r>
        <w:rPr>
          <w:noProof/>
        </w:rPr>
      </w:r>
      <w:r>
        <w:rPr>
          <w:noProof/>
        </w:rPr>
        <w:fldChar w:fldCharType="separate"/>
      </w:r>
      <w:r>
        <w:rPr>
          <w:noProof/>
        </w:rPr>
        <w:t>43</w:t>
      </w:r>
      <w:r>
        <w:rPr>
          <w:noProof/>
        </w:rPr>
        <w:fldChar w:fldCharType="end"/>
      </w:r>
    </w:p>
    <w:p w14:paraId="047A841E" w14:textId="77777777" w:rsidR="00FF0CB5" w:rsidRDefault="00FF0CB5">
      <w:pPr>
        <w:pStyle w:val="TOC3"/>
        <w:tabs>
          <w:tab w:val="right" w:leader="dot" w:pos="8630"/>
        </w:tabs>
        <w:rPr>
          <w:noProof/>
          <w:kern w:val="2"/>
          <w:lang w:eastAsia="zh-CN"/>
        </w:rPr>
      </w:pPr>
      <w:r>
        <w:rPr>
          <w:noProof/>
        </w:rPr>
        <w:t>3.1.1 Inputs for Web</w:t>
      </w:r>
      <w:r>
        <w:rPr>
          <w:noProof/>
        </w:rPr>
        <w:tab/>
      </w:r>
      <w:r>
        <w:rPr>
          <w:noProof/>
        </w:rPr>
        <w:fldChar w:fldCharType="begin"/>
      </w:r>
      <w:r>
        <w:rPr>
          <w:noProof/>
        </w:rPr>
        <w:instrText xml:space="preserve"> PAGEREF _Toc5632246 \h </w:instrText>
      </w:r>
      <w:r>
        <w:rPr>
          <w:noProof/>
        </w:rPr>
      </w:r>
      <w:r>
        <w:rPr>
          <w:noProof/>
        </w:rPr>
        <w:fldChar w:fldCharType="separate"/>
      </w:r>
      <w:r>
        <w:rPr>
          <w:noProof/>
        </w:rPr>
        <w:t>43</w:t>
      </w:r>
      <w:r>
        <w:rPr>
          <w:noProof/>
        </w:rPr>
        <w:fldChar w:fldCharType="end"/>
      </w:r>
    </w:p>
    <w:p w14:paraId="6B2B313D" w14:textId="77777777" w:rsidR="00FF0CB5" w:rsidRDefault="00FF0CB5">
      <w:pPr>
        <w:pStyle w:val="TOC3"/>
        <w:tabs>
          <w:tab w:val="right" w:leader="dot" w:pos="8630"/>
        </w:tabs>
        <w:rPr>
          <w:noProof/>
          <w:kern w:val="2"/>
          <w:lang w:eastAsia="zh-CN"/>
        </w:rPr>
      </w:pPr>
      <w:r>
        <w:rPr>
          <w:noProof/>
        </w:rPr>
        <w:t>3.1.2 Outputs for Web</w:t>
      </w:r>
      <w:r>
        <w:rPr>
          <w:noProof/>
        </w:rPr>
        <w:tab/>
      </w:r>
      <w:r>
        <w:rPr>
          <w:noProof/>
        </w:rPr>
        <w:fldChar w:fldCharType="begin"/>
      </w:r>
      <w:r>
        <w:rPr>
          <w:noProof/>
        </w:rPr>
        <w:instrText xml:space="preserve"> PAGEREF _Toc5632247 \h </w:instrText>
      </w:r>
      <w:r>
        <w:rPr>
          <w:noProof/>
        </w:rPr>
      </w:r>
      <w:r>
        <w:rPr>
          <w:noProof/>
        </w:rPr>
        <w:fldChar w:fldCharType="separate"/>
      </w:r>
      <w:r>
        <w:rPr>
          <w:noProof/>
        </w:rPr>
        <w:t>43</w:t>
      </w:r>
      <w:r>
        <w:rPr>
          <w:noProof/>
        </w:rPr>
        <w:fldChar w:fldCharType="end"/>
      </w:r>
    </w:p>
    <w:p w14:paraId="730CCFCB" w14:textId="77777777" w:rsidR="00FF0CB5" w:rsidRDefault="00FF0CB5">
      <w:pPr>
        <w:pStyle w:val="TOC3"/>
        <w:tabs>
          <w:tab w:val="right" w:leader="dot" w:pos="8630"/>
        </w:tabs>
        <w:rPr>
          <w:noProof/>
          <w:kern w:val="2"/>
          <w:lang w:eastAsia="zh-CN"/>
        </w:rPr>
      </w:pPr>
      <w:r>
        <w:rPr>
          <w:noProof/>
        </w:rPr>
        <w:t>3.1.3 Inputs for APP</w:t>
      </w:r>
      <w:r>
        <w:rPr>
          <w:noProof/>
        </w:rPr>
        <w:tab/>
      </w:r>
      <w:r>
        <w:rPr>
          <w:noProof/>
        </w:rPr>
        <w:fldChar w:fldCharType="begin"/>
      </w:r>
      <w:r>
        <w:rPr>
          <w:noProof/>
        </w:rPr>
        <w:instrText xml:space="preserve"> PAGEREF _Toc5632248 \h </w:instrText>
      </w:r>
      <w:r>
        <w:rPr>
          <w:noProof/>
        </w:rPr>
      </w:r>
      <w:r>
        <w:rPr>
          <w:noProof/>
        </w:rPr>
        <w:fldChar w:fldCharType="separate"/>
      </w:r>
      <w:r>
        <w:rPr>
          <w:noProof/>
        </w:rPr>
        <w:t>44</w:t>
      </w:r>
      <w:r>
        <w:rPr>
          <w:noProof/>
        </w:rPr>
        <w:fldChar w:fldCharType="end"/>
      </w:r>
    </w:p>
    <w:p w14:paraId="4D8C8878" w14:textId="77777777" w:rsidR="00FF0CB5" w:rsidRDefault="00FF0CB5">
      <w:pPr>
        <w:pStyle w:val="TOC3"/>
        <w:tabs>
          <w:tab w:val="right" w:leader="dot" w:pos="8630"/>
        </w:tabs>
        <w:rPr>
          <w:noProof/>
          <w:kern w:val="2"/>
          <w:lang w:eastAsia="zh-CN"/>
        </w:rPr>
      </w:pPr>
      <w:r>
        <w:rPr>
          <w:noProof/>
        </w:rPr>
        <w:t>3.1.4 Outputs for APP</w:t>
      </w:r>
      <w:r>
        <w:rPr>
          <w:noProof/>
        </w:rPr>
        <w:tab/>
      </w:r>
      <w:r>
        <w:rPr>
          <w:noProof/>
        </w:rPr>
        <w:fldChar w:fldCharType="begin"/>
      </w:r>
      <w:r>
        <w:rPr>
          <w:noProof/>
        </w:rPr>
        <w:instrText xml:space="preserve"> PAGEREF _Toc5632249 \h </w:instrText>
      </w:r>
      <w:r>
        <w:rPr>
          <w:noProof/>
        </w:rPr>
      </w:r>
      <w:r>
        <w:rPr>
          <w:noProof/>
        </w:rPr>
        <w:fldChar w:fldCharType="separate"/>
      </w:r>
      <w:r>
        <w:rPr>
          <w:noProof/>
        </w:rPr>
        <w:t>44</w:t>
      </w:r>
      <w:r>
        <w:rPr>
          <w:noProof/>
        </w:rPr>
        <w:fldChar w:fldCharType="end"/>
      </w:r>
    </w:p>
    <w:p w14:paraId="235C48D3" w14:textId="77777777" w:rsidR="00FF0CB5" w:rsidRDefault="00FF0CB5">
      <w:pPr>
        <w:pStyle w:val="TOC2"/>
        <w:tabs>
          <w:tab w:val="right" w:leader="dot" w:pos="8630"/>
        </w:tabs>
        <w:rPr>
          <w:noProof/>
          <w:kern w:val="2"/>
          <w:lang w:eastAsia="zh-CN"/>
        </w:rPr>
      </w:pPr>
      <w:r>
        <w:rPr>
          <w:noProof/>
        </w:rPr>
        <w:t>3.2 Detailed Output Behavior for Customers</w:t>
      </w:r>
      <w:r>
        <w:rPr>
          <w:noProof/>
        </w:rPr>
        <w:tab/>
      </w:r>
      <w:r>
        <w:rPr>
          <w:noProof/>
        </w:rPr>
        <w:fldChar w:fldCharType="begin"/>
      </w:r>
      <w:r>
        <w:rPr>
          <w:noProof/>
        </w:rPr>
        <w:instrText xml:space="preserve"> PAGEREF _Toc5632250 \h </w:instrText>
      </w:r>
      <w:r>
        <w:rPr>
          <w:noProof/>
        </w:rPr>
      </w:r>
      <w:r>
        <w:rPr>
          <w:noProof/>
        </w:rPr>
        <w:fldChar w:fldCharType="separate"/>
      </w:r>
      <w:r>
        <w:rPr>
          <w:noProof/>
        </w:rPr>
        <w:t>44</w:t>
      </w:r>
      <w:r>
        <w:rPr>
          <w:noProof/>
        </w:rPr>
        <w:fldChar w:fldCharType="end"/>
      </w:r>
    </w:p>
    <w:p w14:paraId="26628957" w14:textId="77777777" w:rsidR="00FF0CB5" w:rsidRDefault="00FF0CB5">
      <w:pPr>
        <w:pStyle w:val="TOC3"/>
        <w:tabs>
          <w:tab w:val="right" w:leader="dot" w:pos="8630"/>
        </w:tabs>
        <w:rPr>
          <w:noProof/>
          <w:kern w:val="2"/>
          <w:lang w:eastAsia="zh-CN"/>
        </w:rPr>
      </w:pPr>
      <w:r>
        <w:rPr>
          <w:noProof/>
        </w:rPr>
        <w:t>3.2.1 For Web</w:t>
      </w:r>
      <w:r>
        <w:rPr>
          <w:noProof/>
        </w:rPr>
        <w:tab/>
      </w:r>
      <w:r>
        <w:rPr>
          <w:noProof/>
        </w:rPr>
        <w:fldChar w:fldCharType="begin"/>
      </w:r>
      <w:r>
        <w:rPr>
          <w:noProof/>
        </w:rPr>
        <w:instrText xml:space="preserve"> PAGEREF _Toc5632251 \h </w:instrText>
      </w:r>
      <w:r>
        <w:rPr>
          <w:noProof/>
        </w:rPr>
      </w:r>
      <w:r>
        <w:rPr>
          <w:noProof/>
        </w:rPr>
        <w:fldChar w:fldCharType="separate"/>
      </w:r>
      <w:r>
        <w:rPr>
          <w:noProof/>
        </w:rPr>
        <w:t>44</w:t>
      </w:r>
      <w:r>
        <w:rPr>
          <w:noProof/>
        </w:rPr>
        <w:fldChar w:fldCharType="end"/>
      </w:r>
    </w:p>
    <w:p w14:paraId="2D3B9B69" w14:textId="77777777" w:rsidR="00FF0CB5" w:rsidRDefault="00FF0CB5">
      <w:pPr>
        <w:pStyle w:val="TOC3"/>
        <w:tabs>
          <w:tab w:val="right" w:leader="dot" w:pos="8630"/>
        </w:tabs>
        <w:rPr>
          <w:noProof/>
          <w:kern w:val="2"/>
          <w:lang w:eastAsia="zh-CN"/>
        </w:rPr>
      </w:pPr>
      <w:r>
        <w:rPr>
          <w:noProof/>
        </w:rPr>
        <w:t>3.2.2 For APP</w:t>
      </w:r>
      <w:r>
        <w:rPr>
          <w:noProof/>
        </w:rPr>
        <w:tab/>
      </w:r>
      <w:r>
        <w:rPr>
          <w:noProof/>
        </w:rPr>
        <w:fldChar w:fldCharType="begin"/>
      </w:r>
      <w:r>
        <w:rPr>
          <w:noProof/>
        </w:rPr>
        <w:instrText xml:space="preserve"> PAGEREF _Toc5632252 \h </w:instrText>
      </w:r>
      <w:r>
        <w:rPr>
          <w:noProof/>
        </w:rPr>
      </w:r>
      <w:r>
        <w:rPr>
          <w:noProof/>
        </w:rPr>
        <w:fldChar w:fldCharType="separate"/>
      </w:r>
      <w:r>
        <w:rPr>
          <w:noProof/>
        </w:rPr>
        <w:t>45</w:t>
      </w:r>
      <w:r>
        <w:rPr>
          <w:noProof/>
        </w:rPr>
        <w:fldChar w:fldCharType="end"/>
      </w:r>
    </w:p>
    <w:p w14:paraId="62C5C596" w14:textId="77777777" w:rsidR="00FF0CB5" w:rsidRDefault="00FF0CB5">
      <w:pPr>
        <w:pStyle w:val="TOC2"/>
        <w:tabs>
          <w:tab w:val="right" w:leader="dot" w:pos="8630"/>
        </w:tabs>
        <w:rPr>
          <w:noProof/>
          <w:kern w:val="2"/>
          <w:lang w:eastAsia="zh-CN"/>
        </w:rPr>
      </w:pPr>
      <w:r>
        <w:rPr>
          <w:noProof/>
        </w:rPr>
        <w:t>3.3 System Inputs and Outputs for Developer</w:t>
      </w:r>
      <w:r>
        <w:rPr>
          <w:noProof/>
        </w:rPr>
        <w:tab/>
      </w:r>
      <w:r>
        <w:rPr>
          <w:noProof/>
        </w:rPr>
        <w:fldChar w:fldCharType="begin"/>
      </w:r>
      <w:r>
        <w:rPr>
          <w:noProof/>
        </w:rPr>
        <w:instrText xml:space="preserve"> PAGEREF _Toc5632253 \h </w:instrText>
      </w:r>
      <w:r>
        <w:rPr>
          <w:noProof/>
        </w:rPr>
      </w:r>
      <w:r>
        <w:rPr>
          <w:noProof/>
        </w:rPr>
        <w:fldChar w:fldCharType="separate"/>
      </w:r>
      <w:r>
        <w:rPr>
          <w:noProof/>
        </w:rPr>
        <w:t>45</w:t>
      </w:r>
      <w:r>
        <w:rPr>
          <w:noProof/>
        </w:rPr>
        <w:fldChar w:fldCharType="end"/>
      </w:r>
    </w:p>
    <w:p w14:paraId="5839FF68" w14:textId="77777777" w:rsidR="00FF0CB5" w:rsidRDefault="00FF0CB5">
      <w:pPr>
        <w:pStyle w:val="TOC3"/>
        <w:tabs>
          <w:tab w:val="right" w:leader="dot" w:pos="8630"/>
        </w:tabs>
        <w:rPr>
          <w:noProof/>
          <w:kern w:val="2"/>
          <w:lang w:eastAsia="zh-CN"/>
        </w:rPr>
      </w:pPr>
      <w:r>
        <w:rPr>
          <w:noProof/>
        </w:rPr>
        <w:t>3.3.1 Inputs</w:t>
      </w:r>
      <w:r>
        <w:rPr>
          <w:noProof/>
        </w:rPr>
        <w:tab/>
      </w:r>
      <w:r>
        <w:rPr>
          <w:noProof/>
        </w:rPr>
        <w:fldChar w:fldCharType="begin"/>
      </w:r>
      <w:r>
        <w:rPr>
          <w:noProof/>
        </w:rPr>
        <w:instrText xml:space="preserve"> PAGEREF _Toc5632254 \h </w:instrText>
      </w:r>
      <w:r>
        <w:rPr>
          <w:noProof/>
        </w:rPr>
      </w:r>
      <w:r>
        <w:rPr>
          <w:noProof/>
        </w:rPr>
        <w:fldChar w:fldCharType="separate"/>
      </w:r>
      <w:r>
        <w:rPr>
          <w:noProof/>
        </w:rPr>
        <w:t>45</w:t>
      </w:r>
      <w:r>
        <w:rPr>
          <w:noProof/>
        </w:rPr>
        <w:fldChar w:fldCharType="end"/>
      </w:r>
    </w:p>
    <w:p w14:paraId="4408128C" w14:textId="77777777" w:rsidR="00FF0CB5" w:rsidRDefault="00FF0CB5">
      <w:pPr>
        <w:pStyle w:val="TOC3"/>
        <w:tabs>
          <w:tab w:val="right" w:leader="dot" w:pos="8630"/>
        </w:tabs>
        <w:rPr>
          <w:noProof/>
          <w:kern w:val="2"/>
          <w:lang w:eastAsia="zh-CN"/>
        </w:rPr>
      </w:pPr>
      <w:r>
        <w:rPr>
          <w:noProof/>
        </w:rPr>
        <w:t>3.3.2 Outputs</w:t>
      </w:r>
      <w:r>
        <w:rPr>
          <w:noProof/>
        </w:rPr>
        <w:tab/>
      </w:r>
      <w:r>
        <w:rPr>
          <w:noProof/>
        </w:rPr>
        <w:fldChar w:fldCharType="begin"/>
      </w:r>
      <w:r>
        <w:rPr>
          <w:noProof/>
        </w:rPr>
        <w:instrText xml:space="preserve"> PAGEREF _Toc5632255 \h </w:instrText>
      </w:r>
      <w:r>
        <w:rPr>
          <w:noProof/>
        </w:rPr>
      </w:r>
      <w:r>
        <w:rPr>
          <w:noProof/>
        </w:rPr>
        <w:fldChar w:fldCharType="separate"/>
      </w:r>
      <w:r>
        <w:rPr>
          <w:noProof/>
        </w:rPr>
        <w:t>47</w:t>
      </w:r>
      <w:r>
        <w:rPr>
          <w:noProof/>
        </w:rPr>
        <w:fldChar w:fldCharType="end"/>
      </w:r>
    </w:p>
    <w:p w14:paraId="04BC4F91" w14:textId="77777777" w:rsidR="00FF0CB5" w:rsidRDefault="00FF0CB5">
      <w:pPr>
        <w:pStyle w:val="TOC1"/>
        <w:tabs>
          <w:tab w:val="right" w:leader="dot" w:pos="8630"/>
        </w:tabs>
        <w:rPr>
          <w:noProof/>
          <w:kern w:val="2"/>
          <w:lang w:eastAsia="zh-CN"/>
        </w:rPr>
      </w:pPr>
      <w:r>
        <w:rPr>
          <w:noProof/>
        </w:rPr>
        <w:t>4.   Quality Requirements (Non-functional Requirements)</w:t>
      </w:r>
      <w:r>
        <w:rPr>
          <w:noProof/>
        </w:rPr>
        <w:tab/>
      </w:r>
      <w:r>
        <w:rPr>
          <w:noProof/>
        </w:rPr>
        <w:fldChar w:fldCharType="begin"/>
      </w:r>
      <w:r>
        <w:rPr>
          <w:noProof/>
        </w:rPr>
        <w:instrText xml:space="preserve"> PAGEREF _Toc5632256 \h </w:instrText>
      </w:r>
      <w:r>
        <w:rPr>
          <w:noProof/>
        </w:rPr>
      </w:r>
      <w:r>
        <w:rPr>
          <w:noProof/>
        </w:rPr>
        <w:fldChar w:fldCharType="separate"/>
      </w:r>
      <w:r>
        <w:rPr>
          <w:noProof/>
        </w:rPr>
        <w:t>50</w:t>
      </w:r>
      <w:r>
        <w:rPr>
          <w:noProof/>
        </w:rPr>
        <w:fldChar w:fldCharType="end"/>
      </w:r>
    </w:p>
    <w:p w14:paraId="474524D3" w14:textId="77777777" w:rsidR="00FF0CB5" w:rsidRDefault="00FF0CB5">
      <w:pPr>
        <w:pStyle w:val="TOC1"/>
        <w:tabs>
          <w:tab w:val="right" w:leader="dot" w:pos="8630"/>
        </w:tabs>
        <w:rPr>
          <w:noProof/>
          <w:kern w:val="2"/>
          <w:lang w:eastAsia="zh-CN"/>
        </w:rPr>
      </w:pPr>
      <w:r>
        <w:rPr>
          <w:noProof/>
        </w:rPr>
        <w:t>5.  Expected Subsets</w:t>
      </w:r>
      <w:r>
        <w:rPr>
          <w:noProof/>
        </w:rPr>
        <w:tab/>
      </w:r>
      <w:r>
        <w:rPr>
          <w:noProof/>
        </w:rPr>
        <w:fldChar w:fldCharType="begin"/>
      </w:r>
      <w:r>
        <w:rPr>
          <w:noProof/>
        </w:rPr>
        <w:instrText xml:space="preserve"> PAGEREF _Toc5632257 \h </w:instrText>
      </w:r>
      <w:r>
        <w:rPr>
          <w:noProof/>
        </w:rPr>
      </w:r>
      <w:r>
        <w:rPr>
          <w:noProof/>
        </w:rPr>
        <w:fldChar w:fldCharType="separate"/>
      </w:r>
      <w:r>
        <w:rPr>
          <w:noProof/>
        </w:rPr>
        <w:t>51</w:t>
      </w:r>
      <w:r>
        <w:rPr>
          <w:noProof/>
        </w:rPr>
        <w:fldChar w:fldCharType="end"/>
      </w:r>
    </w:p>
    <w:p w14:paraId="42A28081" w14:textId="77777777" w:rsidR="00FF0CB5" w:rsidRDefault="00FF0CB5">
      <w:pPr>
        <w:pStyle w:val="TOC1"/>
        <w:tabs>
          <w:tab w:val="right" w:leader="dot" w:pos="8630"/>
        </w:tabs>
        <w:rPr>
          <w:noProof/>
          <w:kern w:val="2"/>
          <w:lang w:eastAsia="zh-CN"/>
        </w:rPr>
      </w:pPr>
      <w:r>
        <w:rPr>
          <w:noProof/>
        </w:rPr>
        <w:t>6.   Fundamental Assumptions</w:t>
      </w:r>
      <w:r>
        <w:rPr>
          <w:noProof/>
        </w:rPr>
        <w:tab/>
      </w:r>
      <w:r>
        <w:rPr>
          <w:noProof/>
        </w:rPr>
        <w:fldChar w:fldCharType="begin"/>
      </w:r>
      <w:r>
        <w:rPr>
          <w:noProof/>
        </w:rPr>
        <w:instrText xml:space="preserve"> PAGEREF _Toc5632258 \h </w:instrText>
      </w:r>
      <w:r>
        <w:rPr>
          <w:noProof/>
        </w:rPr>
      </w:r>
      <w:r>
        <w:rPr>
          <w:noProof/>
        </w:rPr>
        <w:fldChar w:fldCharType="separate"/>
      </w:r>
      <w:r>
        <w:rPr>
          <w:noProof/>
        </w:rPr>
        <w:t>51</w:t>
      </w:r>
      <w:r>
        <w:rPr>
          <w:noProof/>
        </w:rPr>
        <w:fldChar w:fldCharType="end"/>
      </w:r>
    </w:p>
    <w:p w14:paraId="6F28A423" w14:textId="77777777" w:rsidR="00FF0CB5" w:rsidRDefault="00FF0CB5">
      <w:pPr>
        <w:pStyle w:val="TOC1"/>
        <w:tabs>
          <w:tab w:val="right" w:leader="dot" w:pos="8630"/>
        </w:tabs>
        <w:rPr>
          <w:noProof/>
          <w:kern w:val="2"/>
          <w:lang w:eastAsia="zh-CN"/>
        </w:rPr>
      </w:pPr>
      <w:r>
        <w:rPr>
          <w:noProof/>
        </w:rPr>
        <w:t>7.    Expected Changes</w:t>
      </w:r>
      <w:r>
        <w:rPr>
          <w:noProof/>
        </w:rPr>
        <w:tab/>
      </w:r>
      <w:r>
        <w:rPr>
          <w:noProof/>
        </w:rPr>
        <w:fldChar w:fldCharType="begin"/>
      </w:r>
      <w:r>
        <w:rPr>
          <w:noProof/>
        </w:rPr>
        <w:instrText xml:space="preserve"> PAGEREF _Toc5632259 \h </w:instrText>
      </w:r>
      <w:r>
        <w:rPr>
          <w:noProof/>
        </w:rPr>
      </w:r>
      <w:r>
        <w:rPr>
          <w:noProof/>
        </w:rPr>
        <w:fldChar w:fldCharType="separate"/>
      </w:r>
      <w:r>
        <w:rPr>
          <w:noProof/>
        </w:rPr>
        <w:t>51</w:t>
      </w:r>
      <w:r>
        <w:rPr>
          <w:noProof/>
        </w:rPr>
        <w:fldChar w:fldCharType="end"/>
      </w:r>
    </w:p>
    <w:p w14:paraId="052DB34D" w14:textId="77777777" w:rsidR="00FF0CB5" w:rsidRDefault="00FF0CB5">
      <w:pPr>
        <w:pStyle w:val="TOC1"/>
        <w:tabs>
          <w:tab w:val="right" w:leader="dot" w:pos="8630"/>
        </w:tabs>
        <w:rPr>
          <w:noProof/>
          <w:kern w:val="2"/>
          <w:lang w:eastAsia="zh-CN"/>
        </w:rPr>
      </w:pPr>
      <w:r>
        <w:rPr>
          <w:noProof/>
        </w:rPr>
        <w:t>8.    Appendices</w:t>
      </w:r>
      <w:r>
        <w:rPr>
          <w:noProof/>
        </w:rPr>
        <w:tab/>
      </w:r>
      <w:r>
        <w:rPr>
          <w:noProof/>
        </w:rPr>
        <w:fldChar w:fldCharType="begin"/>
      </w:r>
      <w:r>
        <w:rPr>
          <w:noProof/>
        </w:rPr>
        <w:instrText xml:space="preserve"> PAGEREF _Toc5632260 \h </w:instrText>
      </w:r>
      <w:r>
        <w:rPr>
          <w:noProof/>
        </w:rPr>
      </w:r>
      <w:r>
        <w:rPr>
          <w:noProof/>
        </w:rPr>
        <w:fldChar w:fldCharType="separate"/>
      </w:r>
      <w:r>
        <w:rPr>
          <w:noProof/>
        </w:rPr>
        <w:t>52</w:t>
      </w:r>
      <w:r>
        <w:rPr>
          <w:noProof/>
        </w:rPr>
        <w:fldChar w:fldCharType="end"/>
      </w:r>
    </w:p>
    <w:p w14:paraId="454449B2" w14:textId="77777777" w:rsidR="00FF0CB5" w:rsidRDefault="00FF0CB5">
      <w:pPr>
        <w:pStyle w:val="TOC2"/>
        <w:tabs>
          <w:tab w:val="right" w:leader="dot" w:pos="8630"/>
        </w:tabs>
        <w:rPr>
          <w:noProof/>
          <w:kern w:val="2"/>
          <w:lang w:eastAsia="zh-CN"/>
        </w:rPr>
      </w:pPr>
      <w:r>
        <w:rPr>
          <w:noProof/>
        </w:rPr>
        <w:t>8.1    Definitions and acronyms</w:t>
      </w:r>
      <w:r>
        <w:rPr>
          <w:noProof/>
        </w:rPr>
        <w:tab/>
      </w:r>
      <w:r>
        <w:rPr>
          <w:noProof/>
        </w:rPr>
        <w:fldChar w:fldCharType="begin"/>
      </w:r>
      <w:r>
        <w:rPr>
          <w:noProof/>
        </w:rPr>
        <w:instrText xml:space="preserve"> PAGEREF _Toc5632261 \h </w:instrText>
      </w:r>
      <w:r>
        <w:rPr>
          <w:noProof/>
        </w:rPr>
      </w:r>
      <w:r>
        <w:rPr>
          <w:noProof/>
        </w:rPr>
        <w:fldChar w:fldCharType="separate"/>
      </w:r>
      <w:r>
        <w:rPr>
          <w:noProof/>
        </w:rPr>
        <w:t>52</w:t>
      </w:r>
      <w:r>
        <w:rPr>
          <w:noProof/>
        </w:rPr>
        <w:fldChar w:fldCharType="end"/>
      </w:r>
    </w:p>
    <w:p w14:paraId="67CBF865" w14:textId="77777777" w:rsidR="00FF0CB5" w:rsidRDefault="00FF0CB5">
      <w:pPr>
        <w:pStyle w:val="TOC3"/>
        <w:tabs>
          <w:tab w:val="right" w:leader="dot" w:pos="8630"/>
        </w:tabs>
        <w:rPr>
          <w:noProof/>
          <w:kern w:val="2"/>
          <w:lang w:eastAsia="zh-CN"/>
        </w:rPr>
      </w:pPr>
      <w:r>
        <w:rPr>
          <w:noProof/>
        </w:rPr>
        <w:t>8.1.1    Definitions</w:t>
      </w:r>
      <w:r>
        <w:rPr>
          <w:noProof/>
        </w:rPr>
        <w:tab/>
      </w:r>
      <w:r>
        <w:rPr>
          <w:noProof/>
        </w:rPr>
        <w:fldChar w:fldCharType="begin"/>
      </w:r>
      <w:r>
        <w:rPr>
          <w:noProof/>
        </w:rPr>
        <w:instrText xml:space="preserve"> PAGEREF _Toc5632262 \h </w:instrText>
      </w:r>
      <w:r>
        <w:rPr>
          <w:noProof/>
        </w:rPr>
      </w:r>
      <w:r>
        <w:rPr>
          <w:noProof/>
        </w:rPr>
        <w:fldChar w:fldCharType="separate"/>
      </w:r>
      <w:r>
        <w:rPr>
          <w:noProof/>
        </w:rPr>
        <w:t>52</w:t>
      </w:r>
      <w:r>
        <w:rPr>
          <w:noProof/>
        </w:rPr>
        <w:fldChar w:fldCharType="end"/>
      </w:r>
    </w:p>
    <w:p w14:paraId="17052684" w14:textId="77777777" w:rsidR="00FF0CB5" w:rsidRDefault="00FF0CB5">
      <w:pPr>
        <w:pStyle w:val="TOC3"/>
        <w:tabs>
          <w:tab w:val="right" w:leader="dot" w:pos="8630"/>
        </w:tabs>
        <w:rPr>
          <w:noProof/>
          <w:kern w:val="2"/>
          <w:lang w:eastAsia="zh-CN"/>
        </w:rPr>
      </w:pPr>
      <w:r>
        <w:rPr>
          <w:noProof/>
        </w:rPr>
        <w:t>8.1.2    Acronyms and abbreviations</w:t>
      </w:r>
      <w:r>
        <w:rPr>
          <w:noProof/>
        </w:rPr>
        <w:tab/>
      </w:r>
      <w:r>
        <w:rPr>
          <w:noProof/>
        </w:rPr>
        <w:fldChar w:fldCharType="begin"/>
      </w:r>
      <w:r>
        <w:rPr>
          <w:noProof/>
        </w:rPr>
        <w:instrText xml:space="preserve"> PAGEREF _Toc5632263 \h </w:instrText>
      </w:r>
      <w:r>
        <w:rPr>
          <w:noProof/>
        </w:rPr>
      </w:r>
      <w:r>
        <w:rPr>
          <w:noProof/>
        </w:rPr>
        <w:fldChar w:fldCharType="separate"/>
      </w:r>
      <w:r>
        <w:rPr>
          <w:noProof/>
        </w:rPr>
        <w:t>52</w:t>
      </w:r>
      <w:r>
        <w:rPr>
          <w:noProof/>
        </w:rPr>
        <w:fldChar w:fldCharType="end"/>
      </w:r>
    </w:p>
    <w:p w14:paraId="3B120533" w14:textId="51016E6E" w:rsidR="001F09CD" w:rsidRDefault="00FF0CB5">
      <w:pPr>
        <w:rPr>
          <w:lang w:eastAsia="en-US"/>
        </w:rPr>
      </w:pPr>
      <w:r>
        <w:rPr>
          <w:lang w:eastAsia="en-US"/>
        </w:rPr>
        <w:fldChar w:fldCharType="end"/>
      </w:r>
    </w:p>
    <w:p w14:paraId="3D5E3897" w14:textId="77777777" w:rsidR="001F09CD" w:rsidRDefault="001F09CD">
      <w:pPr>
        <w:rPr>
          <w:lang w:eastAsia="en-US"/>
        </w:rPr>
      </w:pPr>
    </w:p>
    <w:p w14:paraId="62ADC222" w14:textId="77777777" w:rsidR="001F09CD" w:rsidRDefault="001F09CD">
      <w:pPr>
        <w:rPr>
          <w:lang w:eastAsia="en-US"/>
        </w:rPr>
      </w:pPr>
    </w:p>
    <w:p w14:paraId="3EFD84EB" w14:textId="77777777" w:rsidR="001F09CD" w:rsidRDefault="001F09CD">
      <w:pPr>
        <w:rPr>
          <w:lang w:eastAsia="en-US"/>
        </w:rPr>
      </w:pPr>
    </w:p>
    <w:p w14:paraId="1EE0FACC" w14:textId="77777777" w:rsidR="001F09CD" w:rsidRDefault="001F09CD">
      <w:pPr>
        <w:rPr>
          <w:lang w:eastAsia="en-US"/>
        </w:rPr>
      </w:pPr>
    </w:p>
    <w:p w14:paraId="38022C44" w14:textId="77777777" w:rsidR="001F09CD" w:rsidRDefault="001F09CD">
      <w:pPr>
        <w:rPr>
          <w:lang w:eastAsia="en-US"/>
        </w:rPr>
      </w:pPr>
    </w:p>
    <w:p w14:paraId="46690378" w14:textId="77777777" w:rsidR="001F09CD" w:rsidRDefault="001F09CD">
      <w:pPr>
        <w:rPr>
          <w:lang w:eastAsia="en-US"/>
        </w:rPr>
      </w:pPr>
    </w:p>
    <w:p w14:paraId="45B6F978" w14:textId="77777777" w:rsidR="001F09CD" w:rsidRDefault="001F09CD">
      <w:pPr>
        <w:rPr>
          <w:lang w:eastAsia="en-US"/>
        </w:rPr>
      </w:pPr>
    </w:p>
    <w:p w14:paraId="178D597F" w14:textId="77777777" w:rsidR="001F09CD" w:rsidRDefault="001F09CD">
      <w:pPr>
        <w:rPr>
          <w:lang w:eastAsia="en-US"/>
        </w:rPr>
      </w:pPr>
    </w:p>
    <w:p w14:paraId="24AF1C01" w14:textId="77777777" w:rsidR="001F09CD" w:rsidRDefault="001F09CD">
      <w:pPr>
        <w:rPr>
          <w:lang w:eastAsia="en-US"/>
        </w:rPr>
      </w:pPr>
    </w:p>
    <w:p w14:paraId="6CD2150C" w14:textId="77777777" w:rsidR="001F09CD" w:rsidRDefault="001F09CD">
      <w:pPr>
        <w:rPr>
          <w:lang w:eastAsia="en-US"/>
        </w:rPr>
      </w:pPr>
    </w:p>
    <w:p w14:paraId="527E6086" w14:textId="77777777" w:rsidR="001F09CD" w:rsidRDefault="001F09CD">
      <w:pPr>
        <w:rPr>
          <w:lang w:eastAsia="en-US"/>
        </w:rPr>
      </w:pPr>
    </w:p>
    <w:p w14:paraId="5549D590" w14:textId="77777777" w:rsidR="001F09CD" w:rsidRDefault="001F09CD">
      <w:pPr>
        <w:rPr>
          <w:lang w:eastAsia="en-US"/>
        </w:rPr>
      </w:pPr>
    </w:p>
    <w:p w14:paraId="0C92C9D6" w14:textId="77777777" w:rsidR="001F09CD" w:rsidRDefault="001F09CD">
      <w:pPr>
        <w:rPr>
          <w:lang w:eastAsia="en-US"/>
        </w:rPr>
      </w:pPr>
    </w:p>
    <w:p w14:paraId="7655C605" w14:textId="77777777" w:rsidR="001F09CD" w:rsidRDefault="001F09CD">
      <w:pPr>
        <w:rPr>
          <w:lang w:eastAsia="en-US"/>
        </w:rPr>
      </w:pPr>
    </w:p>
    <w:p w14:paraId="539A9F42" w14:textId="77777777" w:rsidR="001F09CD" w:rsidRDefault="001F09CD">
      <w:pPr>
        <w:rPr>
          <w:lang w:eastAsia="en-US"/>
        </w:rPr>
      </w:pPr>
    </w:p>
    <w:p w14:paraId="6DDC811D" w14:textId="77777777" w:rsidR="001F09CD" w:rsidRDefault="001F09CD">
      <w:pPr>
        <w:rPr>
          <w:lang w:eastAsia="en-US"/>
        </w:rPr>
      </w:pPr>
    </w:p>
    <w:p w14:paraId="3F522315" w14:textId="77777777" w:rsidR="001F09CD" w:rsidRDefault="001F09CD">
      <w:pPr>
        <w:rPr>
          <w:lang w:eastAsia="en-US"/>
        </w:rPr>
      </w:pPr>
    </w:p>
    <w:p w14:paraId="4D18A5AF" w14:textId="77777777" w:rsidR="001F09CD" w:rsidRDefault="001F09CD">
      <w:pPr>
        <w:rPr>
          <w:lang w:eastAsia="en-US"/>
        </w:rPr>
      </w:pPr>
    </w:p>
    <w:p w14:paraId="4599083C" w14:textId="77777777" w:rsidR="001F09CD" w:rsidRDefault="001F09CD">
      <w:pPr>
        <w:rPr>
          <w:lang w:eastAsia="en-US"/>
        </w:rPr>
      </w:pPr>
    </w:p>
    <w:p w14:paraId="1ADDC196" w14:textId="77777777" w:rsidR="001F09CD" w:rsidRDefault="001F09CD">
      <w:pPr>
        <w:rPr>
          <w:lang w:eastAsia="en-US"/>
        </w:rPr>
      </w:pPr>
    </w:p>
    <w:p w14:paraId="48585E86" w14:textId="77777777" w:rsidR="001F09CD" w:rsidRDefault="001F09CD">
      <w:pPr>
        <w:rPr>
          <w:lang w:eastAsia="en-US"/>
        </w:rPr>
      </w:pPr>
    </w:p>
    <w:p w14:paraId="012F1C04" w14:textId="77777777" w:rsidR="001F09CD" w:rsidRDefault="001F09CD">
      <w:pPr>
        <w:rPr>
          <w:lang w:eastAsia="en-US"/>
        </w:rPr>
      </w:pPr>
    </w:p>
    <w:p w14:paraId="0752770F" w14:textId="77777777" w:rsidR="001F09CD" w:rsidRDefault="001F09CD">
      <w:pPr>
        <w:rPr>
          <w:lang w:eastAsia="en-US"/>
        </w:rPr>
      </w:pPr>
    </w:p>
    <w:p w14:paraId="01AE375F" w14:textId="77777777" w:rsidR="001F09CD" w:rsidRDefault="001F09CD">
      <w:pPr>
        <w:rPr>
          <w:lang w:eastAsia="en-US"/>
        </w:rPr>
      </w:pPr>
    </w:p>
    <w:p w14:paraId="138EE9FB" w14:textId="77777777" w:rsidR="001F09CD" w:rsidRDefault="00D44AF3">
      <w:pPr>
        <w:pStyle w:val="1"/>
      </w:pPr>
      <w:bookmarkStart w:id="1" w:name="_Toc5192559"/>
      <w:bookmarkStart w:id="2" w:name="_Toc5206123"/>
      <w:bookmarkStart w:id="3" w:name="_Toc5206270"/>
      <w:bookmarkStart w:id="4" w:name="_Toc5208477"/>
      <w:bookmarkStart w:id="5" w:name="_Toc5632200"/>
      <w:r>
        <w:t>1.  Introduction</w:t>
      </w:r>
      <w:bookmarkEnd w:id="1"/>
      <w:bookmarkEnd w:id="2"/>
      <w:bookmarkEnd w:id="3"/>
      <w:bookmarkEnd w:id="4"/>
      <w:bookmarkEnd w:id="5"/>
    </w:p>
    <w:p w14:paraId="6CB2EF54" w14:textId="77777777" w:rsidR="001F09CD" w:rsidRDefault="00D44AF3">
      <w:pPr>
        <w:pStyle w:val="2"/>
      </w:pPr>
      <w:bookmarkStart w:id="6" w:name="_Toc5192560"/>
      <w:bookmarkStart w:id="7" w:name="_Toc5206124"/>
      <w:bookmarkStart w:id="8" w:name="_Toc5206271"/>
      <w:bookmarkStart w:id="9" w:name="_Toc5208478"/>
      <w:bookmarkStart w:id="10" w:name="_Toc5632201"/>
      <w:r>
        <w:t>1.1    Intended Audience and Purpose</w:t>
      </w:r>
      <w:bookmarkEnd w:id="6"/>
      <w:bookmarkEnd w:id="7"/>
      <w:bookmarkEnd w:id="8"/>
      <w:bookmarkEnd w:id="9"/>
      <w:bookmarkEnd w:id="10"/>
    </w:p>
    <w:p w14:paraId="27945800" w14:textId="77777777" w:rsidR="001F09CD" w:rsidRDefault="00D44AF3">
      <w:pPr>
        <w:pStyle w:val="ad"/>
        <w:spacing w:before="0" w:beforeAutospacing="0" w:after="0" w:afterAutospacing="0"/>
      </w:pPr>
      <w:r>
        <w:t>This document is intended to provided information guiding development process, ensuring that all system requirements are met. The following entities may find the document useful:</w:t>
      </w:r>
    </w:p>
    <w:p w14:paraId="0100B838" w14:textId="77777777" w:rsidR="001F09CD" w:rsidRDefault="00D44AF3">
      <w:pPr>
        <w:pStyle w:val="ad"/>
        <w:numPr>
          <w:ilvl w:val="0"/>
          <w:numId w:val="1"/>
        </w:numPr>
        <w:spacing w:before="0" w:beforeAutospacing="0" w:after="0" w:afterAutospacing="0"/>
      </w:pPr>
      <w:r>
        <w:t xml:space="preserve">Customer - This page will detail all of the </w:t>
      </w:r>
      <w:commentRangeStart w:id="11"/>
      <w:commentRangeStart w:id="12"/>
      <w:r>
        <w:t>web app</w:t>
      </w:r>
      <w:commentRangeEnd w:id="11"/>
      <w:r>
        <w:commentReference w:id="11"/>
      </w:r>
      <w:commentRangeEnd w:id="12"/>
      <w:r>
        <w:rPr>
          <w:rStyle w:val="af5"/>
          <w:rFonts w:asciiTheme="minorHAnsi" w:hAnsiTheme="minorHAnsi" w:cstheme="minorBidi"/>
          <w:lang w:eastAsia="ja-JP"/>
        </w:rPr>
        <w:commentReference w:id="12"/>
      </w:r>
      <w:r>
        <w:t xml:space="preserve"> requirements as understood by the production team. The customer should be able to determine that their requirements will be correctly reflected in the final product through the information found on this page.</w:t>
      </w:r>
    </w:p>
    <w:p w14:paraId="13A7E303" w14:textId="77777777" w:rsidR="001F09CD" w:rsidRDefault="00D44AF3">
      <w:pPr>
        <w:pStyle w:val="ad"/>
        <w:numPr>
          <w:ilvl w:val="0"/>
          <w:numId w:val="1"/>
        </w:numPr>
        <w:spacing w:before="0" w:beforeAutospacing="0" w:after="0" w:afterAutospacing="0"/>
      </w:pPr>
      <w:r>
        <w:t>Development Team - Details of specific requirements that the final software build must include will be located here. Developers can use this document to ensure the software addresses each of these requirements.</w:t>
      </w:r>
    </w:p>
    <w:p w14:paraId="2ABC9314" w14:textId="77777777" w:rsidR="001F09CD" w:rsidRDefault="00D44AF3">
      <w:pPr>
        <w:pStyle w:val="ad"/>
        <w:numPr>
          <w:ilvl w:val="0"/>
          <w:numId w:val="1"/>
        </w:numPr>
        <w:spacing w:before="0" w:beforeAutospacing="0" w:after="0" w:afterAutospacing="0"/>
      </w:pPr>
      <w:r>
        <w:t>QA Team - By developing testing procedures founded in the system requirements, the QA Team can create a comprehensive testing regimen that will guarantee requirements are met.</w:t>
      </w:r>
    </w:p>
    <w:p w14:paraId="1F6332F5" w14:textId="77777777" w:rsidR="001F09CD" w:rsidRDefault="00D44AF3">
      <w:pPr>
        <w:pStyle w:val="2"/>
      </w:pPr>
      <w:bookmarkStart w:id="13" w:name="_Toc5192561"/>
      <w:bookmarkStart w:id="14" w:name="_Toc5206125"/>
      <w:bookmarkStart w:id="15" w:name="_Toc5208479"/>
      <w:bookmarkStart w:id="16" w:name="_Toc5206272"/>
      <w:bookmarkStart w:id="17" w:name="_Toc5632202"/>
      <w:r>
        <w:t>1.2    How to use the document</w:t>
      </w:r>
      <w:bookmarkEnd w:id="13"/>
      <w:bookmarkEnd w:id="14"/>
      <w:bookmarkEnd w:id="15"/>
      <w:bookmarkEnd w:id="16"/>
      <w:bookmarkEnd w:id="17"/>
    </w:p>
    <w:p w14:paraId="3BA6A42D" w14:textId="77777777" w:rsidR="001F09CD" w:rsidRDefault="00D44AF3">
      <w:pPr>
        <w:pStyle w:val="ad"/>
        <w:spacing w:before="0" w:beforeAutospacing="0" w:after="0" w:afterAutospacing="0"/>
      </w:pPr>
      <w:r>
        <w:t>Table of Contents:</w:t>
      </w:r>
    </w:p>
    <w:p w14:paraId="02F53944" w14:textId="77777777" w:rsidR="001F09CD" w:rsidRDefault="00D44AF3">
      <w:pPr>
        <w:pStyle w:val="ad"/>
        <w:spacing w:before="0" w:beforeAutospacing="0" w:after="0" w:afterAutospacing="0"/>
      </w:pPr>
      <w:r>
        <w:t>1. Introduction</w:t>
      </w:r>
    </w:p>
    <w:p w14:paraId="14A29882" w14:textId="77777777" w:rsidR="001F09CD" w:rsidRDefault="00D44AF3">
      <w:pPr>
        <w:pStyle w:val="ad"/>
        <w:spacing w:before="0" w:beforeAutospacing="0" w:after="0" w:afterAutospacing="0"/>
      </w:pPr>
      <w:r>
        <w:t>2. Concept of Operations - broad description of the purpose of the application</w:t>
      </w:r>
    </w:p>
    <w:p w14:paraId="3CC16C8D" w14:textId="77777777" w:rsidR="001F09CD" w:rsidRDefault="00D44AF3">
      <w:pPr>
        <w:pStyle w:val="ad"/>
        <w:spacing w:before="0" w:beforeAutospacing="0" w:after="0" w:afterAutospacing="0"/>
      </w:pPr>
      <w:r>
        <w:t xml:space="preserve">  2.1 System Context - details any specific system requirements the application will require to run</w:t>
      </w:r>
    </w:p>
    <w:p w14:paraId="636E25FA" w14:textId="77777777" w:rsidR="001F09CD" w:rsidRDefault="00D44AF3">
      <w:pPr>
        <w:pStyle w:val="ad"/>
        <w:spacing w:before="0" w:beforeAutospacing="0" w:after="0" w:afterAutospacing="0"/>
      </w:pPr>
      <w:r>
        <w:t xml:space="preserve">  2.2 System Capabilities - description in prose of all capabilities available to the user in the address book</w:t>
      </w:r>
    </w:p>
    <w:p w14:paraId="13B3CFF9" w14:textId="77777777" w:rsidR="001F09CD" w:rsidRDefault="00D44AF3">
      <w:pPr>
        <w:pStyle w:val="ad"/>
        <w:spacing w:before="0" w:beforeAutospacing="0" w:after="0" w:afterAutospacing="0"/>
      </w:pPr>
      <w:r>
        <w:t xml:space="preserve">  2.3 Use cases - A detailed look at each functional requirement, describing the application context both before and after an action is taken</w:t>
      </w:r>
    </w:p>
    <w:p w14:paraId="743E495D" w14:textId="77777777" w:rsidR="001F09CD" w:rsidRDefault="00D44AF3">
      <w:pPr>
        <w:pStyle w:val="ad"/>
        <w:spacing w:before="0" w:beforeAutospacing="0" w:after="0" w:afterAutospacing="0"/>
      </w:pPr>
      <w:r>
        <w:t>3. Behavioral Requirements - How the application will interact with a user</w:t>
      </w:r>
    </w:p>
    <w:p w14:paraId="149160AF" w14:textId="77777777" w:rsidR="001F09CD" w:rsidRDefault="00D44AF3">
      <w:pPr>
        <w:pStyle w:val="ad"/>
        <w:spacing w:before="0" w:beforeAutospacing="0" w:after="0" w:afterAutospacing="0"/>
      </w:pPr>
      <w:r>
        <w:t xml:space="preserve">  3.1 Input and output requirements - A description of allowed inputs and generated outputs</w:t>
      </w:r>
    </w:p>
    <w:p w14:paraId="2836E2A2" w14:textId="77777777" w:rsidR="001F09CD" w:rsidRDefault="00D44AF3">
      <w:pPr>
        <w:pStyle w:val="ad"/>
        <w:spacing w:before="0" w:beforeAutospacing="0" w:after="0" w:afterAutospacing="0"/>
      </w:pPr>
      <w:r>
        <w:t xml:space="preserve">    3.1.1 Input - Describes any restrictions that will be placed on allowed input</w:t>
      </w:r>
    </w:p>
    <w:p w14:paraId="5CA11826" w14:textId="77777777" w:rsidR="001F09CD" w:rsidRDefault="00D44AF3">
      <w:pPr>
        <w:pStyle w:val="ad"/>
        <w:spacing w:before="0" w:beforeAutospacing="0" w:after="0" w:afterAutospacing="0"/>
      </w:pPr>
      <w:r>
        <w:t xml:space="preserve">    3.1.2 Output - Describes the range of outputs that can be generated</w:t>
      </w:r>
    </w:p>
    <w:p w14:paraId="2B284598" w14:textId="77777777" w:rsidR="001F09CD" w:rsidRDefault="00D44AF3">
      <w:pPr>
        <w:pStyle w:val="ad"/>
        <w:spacing w:before="0" w:beforeAutospacing="0" w:after="0" w:afterAutospacing="0"/>
      </w:pPr>
      <w:r>
        <w:t xml:space="preserve">  3.2 Detailed Output Behavior - Output descriptions in prose</w:t>
      </w:r>
    </w:p>
    <w:p w14:paraId="43029F40" w14:textId="77777777" w:rsidR="001F09CD" w:rsidRDefault="00D44AF3">
      <w:pPr>
        <w:pStyle w:val="ad"/>
        <w:spacing w:before="0" w:beforeAutospacing="0" w:after="0" w:afterAutospacing="0"/>
      </w:pPr>
      <w:r>
        <w:t>4. Quality Requirements - Requirements not pertaining to the function of the application will be listed here</w:t>
      </w:r>
    </w:p>
    <w:p w14:paraId="56A43B95" w14:textId="77777777" w:rsidR="001F09CD" w:rsidRDefault="00D44AF3">
      <w:pPr>
        <w:pStyle w:val="ad"/>
        <w:spacing w:before="0" w:beforeAutospacing="0" w:after="0" w:afterAutospacing="0"/>
      </w:pPr>
      <w:r>
        <w:t>5. Expected Subsets - Expected levels of functionality at checkpoints during development</w:t>
      </w:r>
    </w:p>
    <w:p w14:paraId="758E9B17" w14:textId="77777777" w:rsidR="001F09CD" w:rsidRDefault="00D44AF3">
      <w:pPr>
        <w:pStyle w:val="ad"/>
        <w:spacing w:before="0" w:beforeAutospacing="0" w:after="0" w:afterAutospacing="0"/>
      </w:pPr>
      <w:r>
        <w:t>6. Fundamental Assumptions - Some specifics about input, output, or behavior upon which other requirements are founded will be listed here</w:t>
      </w:r>
    </w:p>
    <w:p w14:paraId="7AE0CAFF" w14:textId="77777777" w:rsidR="001F09CD" w:rsidRDefault="00D44AF3">
      <w:pPr>
        <w:pStyle w:val="ad"/>
        <w:spacing w:before="0" w:beforeAutospacing="0" w:after="0" w:afterAutospacing="0"/>
      </w:pPr>
      <w:r>
        <w:t>7. Expected Changes - Future features and directions the project is expected to take</w:t>
      </w:r>
    </w:p>
    <w:p w14:paraId="1CD88C67" w14:textId="77777777" w:rsidR="001F09CD" w:rsidRDefault="00D44AF3">
      <w:pPr>
        <w:pStyle w:val="ad"/>
        <w:spacing w:before="0" w:beforeAutospacing="0" w:after="0" w:afterAutospacing="0"/>
      </w:pPr>
      <w:r>
        <w:t>8. Appendices - Details aiding the understanding of this document</w:t>
      </w:r>
    </w:p>
    <w:p w14:paraId="3A8F1752" w14:textId="77777777" w:rsidR="001F09CD" w:rsidRDefault="00D44AF3">
      <w:pPr>
        <w:pStyle w:val="ad"/>
        <w:spacing w:before="0" w:beforeAutospacing="0" w:after="0" w:afterAutospacing="0"/>
      </w:pPr>
      <w:r>
        <w:t xml:space="preserve">  8.1 Definitions and acronyms - Any technical terms or abbreviations will be spelled out here for ease of use of the document</w:t>
      </w:r>
    </w:p>
    <w:p w14:paraId="1E7E7EB5" w14:textId="77777777" w:rsidR="001F09CD" w:rsidRDefault="00D44AF3">
      <w:pPr>
        <w:pStyle w:val="ad"/>
        <w:spacing w:before="0" w:beforeAutospacing="0" w:after="0" w:afterAutospacing="0"/>
      </w:pPr>
      <w:r>
        <w:t xml:space="preserve">    8.1 Definitions - Definitions of technical or unusual terminology</w:t>
      </w:r>
    </w:p>
    <w:p w14:paraId="75CF9807" w14:textId="77777777" w:rsidR="001F09CD" w:rsidRDefault="00D44AF3">
      <w:pPr>
        <w:pStyle w:val="ad"/>
        <w:spacing w:before="0" w:beforeAutospacing="0" w:after="0" w:afterAutospacing="0"/>
      </w:pPr>
      <w:r>
        <w:t xml:space="preserve">    8.1.2 Acronyms and Abbreviations - Any abbreviated terms will be expanded here</w:t>
      </w:r>
    </w:p>
    <w:p w14:paraId="3808402D" w14:textId="77777777" w:rsidR="001F09CD" w:rsidRDefault="00D44AF3">
      <w:pPr>
        <w:pStyle w:val="ad"/>
        <w:spacing w:before="0" w:beforeAutospacing="0" w:after="0" w:afterAutospacing="0"/>
      </w:pPr>
      <w:r>
        <w:t xml:space="preserve">  8.2 References - any external references necessary or helpful to understanding this document will be listed here</w:t>
      </w:r>
    </w:p>
    <w:p w14:paraId="2F92CD19" w14:textId="77777777" w:rsidR="001F09CD" w:rsidRDefault="00D44AF3">
      <w:pPr>
        <w:pStyle w:val="1"/>
      </w:pPr>
      <w:bookmarkStart w:id="18" w:name="_Toc5206273"/>
      <w:bookmarkStart w:id="19" w:name="_Toc5206126"/>
      <w:bookmarkStart w:id="20" w:name="_Toc5192562"/>
      <w:bookmarkStart w:id="21" w:name="_Toc5208480"/>
      <w:bookmarkStart w:id="22" w:name="_Toc5632203"/>
      <w:r>
        <w:lastRenderedPageBreak/>
        <w:t>2.  System Capabilities</w:t>
      </w:r>
      <w:bookmarkEnd w:id="18"/>
      <w:bookmarkEnd w:id="19"/>
      <w:bookmarkEnd w:id="20"/>
      <w:bookmarkEnd w:id="21"/>
      <w:bookmarkEnd w:id="22"/>
    </w:p>
    <w:p w14:paraId="2DD30E40" w14:textId="77777777" w:rsidR="001F09CD" w:rsidRDefault="00D44AF3">
      <w:pPr>
        <w:pStyle w:val="2"/>
      </w:pPr>
      <w:bookmarkStart w:id="23" w:name="_Toc5192563"/>
      <w:bookmarkStart w:id="24" w:name="_Toc5206127"/>
      <w:bookmarkStart w:id="25" w:name="_Toc5208481"/>
      <w:bookmarkStart w:id="26" w:name="_Toc5206274"/>
      <w:bookmarkStart w:id="27" w:name="_Toc5632204"/>
      <w:r>
        <w:t>2.1. System Context</w:t>
      </w:r>
      <w:bookmarkEnd w:id="23"/>
      <w:bookmarkEnd w:id="24"/>
      <w:bookmarkEnd w:id="25"/>
      <w:bookmarkEnd w:id="26"/>
      <w:bookmarkEnd w:id="27"/>
    </w:p>
    <w:p w14:paraId="014F79A6" w14:textId="77777777" w:rsidR="002C7631" w:rsidRDefault="002C7631" w:rsidP="002C7631">
      <w:pPr>
        <w:pStyle w:val="ad"/>
        <w:spacing w:before="0" w:beforeAutospacing="0" w:after="0" w:afterAutospacing="0"/>
        <w:rPr>
          <w:rFonts w:cs="Helvetica"/>
          <w:color w:val="111111"/>
        </w:rPr>
      </w:pPr>
      <w:bookmarkStart w:id="28" w:name="_Toc5208482"/>
      <w:bookmarkStart w:id="29" w:name="_Toc5206275"/>
      <w:bookmarkStart w:id="30" w:name="_Toc5206128"/>
      <w:bookmarkStart w:id="31" w:name="_Toc5192564"/>
      <w:r>
        <w:rPr>
          <w:rFonts w:cs="Helvetica"/>
          <w:color w:val="111111"/>
        </w:rPr>
        <w:t>Requires a system with a GUI display</w:t>
      </w:r>
      <w:r>
        <w:rPr>
          <w:rFonts w:cs="Helvetica"/>
          <w:color w:val="111111"/>
          <w:lang w:eastAsia="zh-CN"/>
        </w:rPr>
        <w:t xml:space="preserve"> and browser</w:t>
      </w:r>
      <w:r>
        <w:rPr>
          <w:rFonts w:cs="Helvetica"/>
          <w:color w:val="111111"/>
        </w:rPr>
        <w:t xml:space="preserve"> because all of the operations are performed through a GUI</w:t>
      </w:r>
      <w:r>
        <w:rPr>
          <w:rFonts w:cs="Helvetica"/>
          <w:color w:val="111111"/>
          <w:lang w:eastAsia="zh-CN"/>
        </w:rPr>
        <w:t xml:space="preserve"> and a browser</w:t>
      </w:r>
      <w:r>
        <w:rPr>
          <w:rFonts w:cs="Helvetica"/>
          <w:color w:val="111111"/>
        </w:rPr>
        <w:t>. </w:t>
      </w:r>
    </w:p>
    <w:p w14:paraId="60FA869B" w14:textId="77777777" w:rsidR="002C7631" w:rsidRDefault="002C7631" w:rsidP="002C7631">
      <w:pPr>
        <w:pStyle w:val="ad"/>
        <w:spacing w:before="0" w:beforeAutospacing="0" w:after="0" w:afterAutospacing="0"/>
        <w:ind w:firstLineChars="200" w:firstLine="400"/>
        <w:rPr>
          <w:rFonts w:cs="Helvetica"/>
          <w:color w:val="111111"/>
        </w:rPr>
      </w:pPr>
      <w:r>
        <w:rPr>
          <w:rFonts w:cs="Helvetica"/>
          <w:color w:val="111111"/>
        </w:rPr>
        <w:t xml:space="preserve">The </w:t>
      </w:r>
      <w:r>
        <w:rPr>
          <w:rFonts w:cs="Helvetica" w:hint="eastAsia"/>
          <w:color w:val="111111"/>
          <w:lang w:eastAsia="zh-CN"/>
        </w:rPr>
        <w:t>Web APP</w:t>
      </w:r>
      <w:r>
        <w:rPr>
          <w:rFonts w:cs="Helvetica"/>
          <w:color w:val="111111"/>
        </w:rPr>
        <w:t xml:space="preserve"> can run on</w:t>
      </w:r>
      <w:r>
        <w:rPr>
          <w:rFonts w:cs="Helvetica" w:hint="eastAsia"/>
          <w:color w:val="111111"/>
          <w:lang w:eastAsia="zh-CN"/>
        </w:rPr>
        <w:t xml:space="preserve"> browsers which are chrome or </w:t>
      </w:r>
      <w:proofErr w:type="spellStart"/>
      <w:r>
        <w:rPr>
          <w:rFonts w:cs="Helvetica" w:hint="eastAsia"/>
          <w:color w:val="111111"/>
          <w:lang w:eastAsia="zh-CN"/>
        </w:rPr>
        <w:t>firefox</w:t>
      </w:r>
      <w:proofErr w:type="spellEnd"/>
      <w:r>
        <w:rPr>
          <w:rFonts w:cs="Helvetica"/>
          <w:color w:val="111111"/>
        </w:rPr>
        <w:t>.</w:t>
      </w:r>
    </w:p>
    <w:p w14:paraId="089ABAB8" w14:textId="444EDFD0" w:rsidR="006D189A" w:rsidRDefault="006D189A" w:rsidP="002C7631">
      <w:pPr>
        <w:pStyle w:val="ad"/>
        <w:spacing w:before="0" w:beforeAutospacing="0" w:after="0" w:afterAutospacing="0"/>
        <w:ind w:firstLineChars="200" w:firstLine="400"/>
        <w:rPr>
          <w:rFonts w:cs="Helvetica"/>
          <w:color w:val="111111"/>
          <w:lang w:eastAsia="zh-CN"/>
        </w:rPr>
      </w:pPr>
      <w:r>
        <w:rPr>
          <w:rFonts w:cs="Helvetica" w:hint="eastAsia"/>
          <w:color w:val="111111"/>
        </w:rPr>
        <w:t>The Android</w:t>
      </w:r>
      <w:r>
        <w:rPr>
          <w:rFonts w:cs="Helvetica"/>
          <w:color w:val="111111"/>
        </w:rPr>
        <w:t xml:space="preserve"> </w:t>
      </w:r>
      <w:r w:rsidR="00517C7A">
        <w:rPr>
          <w:rFonts w:cs="Helvetica"/>
          <w:color w:val="111111"/>
        </w:rPr>
        <w:t>APP</w:t>
      </w:r>
      <w:r>
        <w:rPr>
          <w:rFonts w:cs="Helvetica"/>
          <w:color w:val="111111"/>
        </w:rPr>
        <w:t xml:space="preserve"> can run on Android 4.0+.</w:t>
      </w:r>
    </w:p>
    <w:p w14:paraId="060AD615" w14:textId="77777777" w:rsidR="002C7631" w:rsidRDefault="002C7631" w:rsidP="002C7631">
      <w:pPr>
        <w:pStyle w:val="ad"/>
        <w:spacing w:before="0" w:beforeAutospacing="0" w:after="0" w:afterAutospacing="0"/>
        <w:rPr>
          <w:rFonts w:cs="Helvetica"/>
          <w:color w:val="111111"/>
        </w:rPr>
      </w:pPr>
      <w:r>
        <w:rPr>
          <w:rFonts w:cs="Helvetica"/>
          <w:color w:val="111111"/>
          <w:u w:val="single"/>
        </w:rPr>
        <w:t>Windows:</w:t>
      </w:r>
    </w:p>
    <w:p w14:paraId="68C3A68A"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10 (8u51 and above)</w:t>
      </w:r>
    </w:p>
    <w:p w14:paraId="34D8DDD7"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8.x (Desktop)</w:t>
      </w:r>
    </w:p>
    <w:p w14:paraId="7EC3558C"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7 SP1</w:t>
      </w:r>
    </w:p>
    <w:p w14:paraId="26B5D0E6"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Vista SP2</w:t>
      </w:r>
    </w:p>
    <w:p w14:paraId="281BD6E8"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2008 R2 SP1 (64-bit)</w:t>
      </w:r>
    </w:p>
    <w:p w14:paraId="4F104378"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Windows Server 2012 and 2012 R2 (64-bit)</w:t>
      </w:r>
    </w:p>
    <w:p w14:paraId="3DF92D7B" w14:textId="77777777" w:rsidR="002C7631" w:rsidRDefault="002C7631" w:rsidP="002C7631">
      <w:pPr>
        <w:rPr>
          <w:rFonts w:ascii="Times" w:hAnsi="Times" w:cs="Helvetica"/>
          <w:color w:val="111111"/>
          <w:sz w:val="20"/>
          <w:szCs w:val="20"/>
        </w:rPr>
      </w:pPr>
      <w:r>
        <w:rPr>
          <w:rFonts w:ascii="Times" w:hAnsi="Times" w:cs="Helvetica"/>
          <w:color w:val="111111"/>
          <w:sz w:val="20"/>
          <w:szCs w:val="20"/>
          <w:u w:val="single"/>
        </w:rPr>
        <w:t>Mac OS X</w:t>
      </w:r>
      <w:r>
        <w:rPr>
          <w:rFonts w:ascii="Times" w:eastAsia="宋体" w:hAnsi="Times" w:cs="Helvetica"/>
          <w:color w:val="111111"/>
          <w:sz w:val="20"/>
          <w:szCs w:val="20"/>
          <w:u w:val="single"/>
          <w:lang w:eastAsia="zh-CN"/>
        </w:rPr>
        <w:t>:</w:t>
      </w:r>
      <w:r>
        <w:rPr>
          <w:rFonts w:ascii="Times" w:hAnsi="Times" w:cs="Helvetica"/>
          <w:color w:val="111111"/>
          <w:sz w:val="20"/>
          <w:szCs w:val="20"/>
        </w:rPr>
        <w:t> </w:t>
      </w:r>
    </w:p>
    <w:p w14:paraId="1B52AE30"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Intel-based Mac running Mac OS X 10.8.3+, 10.9+</w:t>
      </w:r>
    </w:p>
    <w:p w14:paraId="4DF12D7F" w14:textId="77777777" w:rsidR="002C7631" w:rsidRDefault="002C7631" w:rsidP="002C7631">
      <w:pPr>
        <w:rPr>
          <w:rFonts w:ascii="Times" w:hAnsi="Times" w:cs="Helvetica"/>
          <w:color w:val="111111"/>
          <w:sz w:val="20"/>
          <w:szCs w:val="20"/>
        </w:rPr>
      </w:pPr>
      <w:r>
        <w:rPr>
          <w:rFonts w:ascii="Times" w:hAnsi="Times" w:cs="Helvetica"/>
          <w:color w:val="111111"/>
          <w:sz w:val="20"/>
          <w:szCs w:val="20"/>
          <w:u w:val="single"/>
        </w:rPr>
        <w:t>Linux:</w:t>
      </w:r>
    </w:p>
    <w:p w14:paraId="386B349C"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5.5+1, 6.x (32-bit), 6.x (64-bit)2</w:t>
      </w:r>
    </w:p>
    <w:p w14:paraId="03CE057D"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Red Hat Enterprise Linux 7.x (64-bit)2 (8u20 and above)</w:t>
      </w:r>
    </w:p>
    <w:p w14:paraId="11B54476"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12.04 LTS, 13.x</w:t>
      </w:r>
    </w:p>
    <w:p w14:paraId="7210113F"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14.x (8u25 and above)</w:t>
      </w:r>
    </w:p>
    <w:p w14:paraId="6D72886F"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15.04 (8u45 and above)</w:t>
      </w:r>
    </w:p>
    <w:p w14:paraId="5DE8EF8D" w14:textId="77777777" w:rsidR="002C7631" w:rsidRDefault="002C7631" w:rsidP="002C7631">
      <w:pPr>
        <w:pStyle w:val="21"/>
        <w:numPr>
          <w:ilvl w:val="0"/>
          <w:numId w:val="2"/>
        </w:numPr>
        <w:spacing w:after="45"/>
        <w:rPr>
          <w:rFonts w:ascii="Times" w:hAnsi="Times" w:cs="Helvetica"/>
          <w:color w:val="111111"/>
          <w:sz w:val="20"/>
          <w:szCs w:val="20"/>
        </w:rPr>
      </w:pPr>
      <w:r>
        <w:rPr>
          <w:rFonts w:ascii="Times" w:hAnsi="Times" w:cs="Helvetica"/>
          <w:color w:val="111111"/>
          <w:sz w:val="20"/>
          <w:szCs w:val="20"/>
        </w:rPr>
        <w:t>Ubuntu Linux 15.10 (8u65 and above)</w:t>
      </w:r>
    </w:p>
    <w:p w14:paraId="097749CD" w14:textId="77777777" w:rsidR="001F09CD" w:rsidRDefault="00D44AF3">
      <w:pPr>
        <w:pStyle w:val="2"/>
      </w:pPr>
      <w:bookmarkStart w:id="32" w:name="_Toc5632205"/>
      <w:r>
        <w:t>2.2. System capabilities</w:t>
      </w:r>
      <w:bookmarkEnd w:id="28"/>
      <w:bookmarkEnd w:id="29"/>
      <w:bookmarkEnd w:id="30"/>
      <w:bookmarkEnd w:id="31"/>
      <w:bookmarkEnd w:id="32"/>
    </w:p>
    <w:p w14:paraId="4056E02A" w14:textId="77777777" w:rsidR="001F09CD" w:rsidRDefault="00D44AF3">
      <w:pPr>
        <w:pStyle w:val="ad"/>
        <w:spacing w:before="0" w:beforeAutospacing="0" w:after="0" w:afterAutospacing="0"/>
        <w:rPr>
          <w:rFonts w:cs="Helvetica"/>
          <w:color w:val="111111"/>
        </w:rPr>
      </w:pPr>
      <w:r>
        <w:rPr>
          <w:rFonts w:cs="Helvetica"/>
          <w:color w:val="111111"/>
          <w:lang w:eastAsia="zh-CN"/>
        </w:rPr>
        <w:t xml:space="preserve">Intelligent light control system Web APP is a web program that supports user interaction. On the web page, the user logins the account according to his personal ID and password, and then carries on the concrete operation to the intelligent light control system. Different kinds of users have different rights to intelligent light control system. There are </w:t>
      </w:r>
      <w:r>
        <w:rPr>
          <w:rFonts w:cs="Helvetica"/>
          <w:color w:val="111111"/>
          <w:lang w:val="en-GB" w:eastAsia="zh-CN"/>
        </w:rPr>
        <w:t>three</w:t>
      </w:r>
      <w:r>
        <w:rPr>
          <w:rFonts w:cs="Helvetica"/>
          <w:color w:val="111111"/>
          <w:lang w:eastAsia="zh-CN"/>
        </w:rPr>
        <w:t xml:space="preserve"> different permissions: students, teachers and administrators. The system functions are as follows:</w:t>
      </w:r>
    </w:p>
    <w:p w14:paraId="5FE288EB"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1.User login. Users must be students, teachers or administrators of some schools.</w:t>
      </w:r>
    </w:p>
    <w:p w14:paraId="10AB7B29"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2.Check the state of the light. All users have this permission.</w:t>
      </w:r>
    </w:p>
    <w:p w14:paraId="1DA09AEE"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3.Check whether a room is occupied. All three users have this permission.</w:t>
      </w:r>
    </w:p>
    <w:p w14:paraId="3564576E"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4.Check the state of the light sensor. In this function, users can see the situation of ambient light.</w:t>
      </w:r>
    </w:p>
    <w:p w14:paraId="657AEEED"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 xml:space="preserve">5.Turn on/off the lights. Student users can only turn on the light when it is off and the classroom is occupied, and turn off the light when it is on and the classroom is empty. When the relevant operation cannot be carried out, a window will pop up to show the reasons: For example, </w:t>
      </w:r>
      <w:proofErr w:type="gramStart"/>
      <w:r>
        <w:rPr>
          <w:rFonts w:cs="Helvetica"/>
          <w:i/>
          <w:iCs/>
          <w:color w:val="111111"/>
          <w:lang w:eastAsia="zh-CN"/>
        </w:rPr>
        <w:t>There</w:t>
      </w:r>
      <w:proofErr w:type="gramEnd"/>
      <w:r>
        <w:rPr>
          <w:rFonts w:cs="Helvetica"/>
          <w:i/>
          <w:iCs/>
          <w:color w:val="111111"/>
          <w:lang w:eastAsia="zh-CN"/>
        </w:rPr>
        <w:t xml:space="preserve"> are people in the classroom, so you cannot turn off the lights</w:t>
      </w:r>
      <w:r>
        <w:rPr>
          <w:rFonts w:cs="Helvetica"/>
          <w:color w:val="111111"/>
          <w:lang w:eastAsia="zh-CN"/>
        </w:rPr>
        <w:t>. Teachers and administrators directly force the lights to be on/off. Students, teachers and administrators can operate the switch of a light or the main switch of all lights.</w:t>
      </w:r>
    </w:p>
    <w:p w14:paraId="382CDD61"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6.Add/delete new rooms. Administrators have this permission.</w:t>
      </w:r>
    </w:p>
    <w:p w14:paraId="2C359F91"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7.Add/delete sensors. Administrators have this permission. There are three kinds of sensors: switch sensor, light sensor and Presence sensor.</w:t>
      </w:r>
    </w:p>
    <w:p w14:paraId="2037428A" w14:textId="77777777" w:rsidR="001F09CD" w:rsidRDefault="00D44AF3">
      <w:pPr>
        <w:pStyle w:val="ad"/>
        <w:spacing w:before="0" w:beforeAutospacing="0" w:after="0" w:afterAutospacing="0"/>
        <w:ind w:firstLineChars="200" w:firstLine="400"/>
        <w:rPr>
          <w:rFonts w:cs="Helvetica"/>
          <w:color w:val="111111"/>
        </w:rPr>
      </w:pPr>
      <w:r>
        <w:rPr>
          <w:rFonts w:cs="Helvetica"/>
          <w:color w:val="111111"/>
          <w:lang w:eastAsia="zh-CN"/>
        </w:rPr>
        <w:t>8.Add/delete actuators (lights). Administrators have this permission.</w:t>
      </w:r>
    </w:p>
    <w:p w14:paraId="7C789008" w14:textId="77777777" w:rsidR="009F1B99" w:rsidRDefault="009F1B99" w:rsidP="009F1B99">
      <w:pPr>
        <w:pStyle w:val="2"/>
      </w:pPr>
      <w:bookmarkStart w:id="33" w:name="_Toc5192565"/>
      <w:bookmarkStart w:id="34" w:name="_Toc5206129"/>
      <w:bookmarkStart w:id="35" w:name="_Toc5208483"/>
      <w:bookmarkStart w:id="36" w:name="_Toc5206276"/>
      <w:bookmarkStart w:id="37" w:name="_Toc5632206"/>
      <w:bookmarkStart w:id="38" w:name="_Toc5192575"/>
      <w:bookmarkStart w:id="39" w:name="_Toc5206133"/>
      <w:bookmarkStart w:id="40" w:name="_Toc5206283"/>
      <w:bookmarkStart w:id="41" w:name="_Toc5208490"/>
      <w:r>
        <w:t>2.3. Use cases for Customers</w:t>
      </w:r>
      <w:bookmarkEnd w:id="33"/>
      <w:bookmarkEnd w:id="34"/>
      <w:bookmarkEnd w:id="35"/>
      <w:bookmarkEnd w:id="36"/>
      <w:bookmarkEnd w:id="37"/>
    </w:p>
    <w:p w14:paraId="383A7A0B" w14:textId="77777777" w:rsidR="009F1B99" w:rsidRDefault="009F1B99" w:rsidP="009F1B99">
      <w:pPr>
        <w:pStyle w:val="3"/>
      </w:pPr>
      <w:bookmarkStart w:id="42" w:name="_Toc5208484"/>
      <w:bookmarkStart w:id="43" w:name="_Toc5206277"/>
      <w:bookmarkStart w:id="44" w:name="_Toc5632207"/>
      <w:r>
        <w:rPr>
          <w:rFonts w:eastAsia="Times New Roman"/>
        </w:rPr>
        <w:t>2.</w:t>
      </w:r>
      <w:r>
        <w:rPr>
          <w:rFonts w:hint="eastAsia"/>
        </w:rPr>
        <w:t>3</w:t>
      </w:r>
      <w:r>
        <w:rPr>
          <w:rFonts w:eastAsia="Times New Roman"/>
        </w:rPr>
        <w:t>.1 </w:t>
      </w:r>
      <w:r>
        <w:rPr>
          <w:rFonts w:hint="eastAsia"/>
        </w:rPr>
        <w:t>User</w:t>
      </w:r>
      <w:r>
        <w:rPr>
          <w:rFonts w:eastAsia="Times New Roman"/>
        </w:rPr>
        <w:t xml:space="preserve"> </w:t>
      </w:r>
      <w:r>
        <w:rPr>
          <w:rFonts w:hint="eastAsia"/>
        </w:rPr>
        <w:t>login</w:t>
      </w:r>
      <w:bookmarkEnd w:id="42"/>
      <w:bookmarkEnd w:id="43"/>
      <w:bookmarkEnd w:id="4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9F1B99" w14:paraId="534E9665"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68CAA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lastRenderedPageBreak/>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6D32DCD4"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w:t>
            </w:r>
          </w:p>
        </w:tc>
      </w:tr>
      <w:tr w:rsidR="009F1B99" w14:paraId="3B0D4CA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EC716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1C6D4DA"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73E0B2FE"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0E3FA799"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9F1B99" w14:paraId="5F9AF18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842AC1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00D0A6C8"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9F1B99" w14:paraId="1014732A"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6302AE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0EA859C"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 </w:t>
            </w:r>
          </w:p>
        </w:tc>
      </w:tr>
      <w:tr w:rsidR="009F1B99" w14:paraId="24A97B4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B92BC4A"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74E5F43"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Login and go into the light system</w:t>
            </w:r>
          </w:p>
        </w:tc>
      </w:tr>
      <w:tr w:rsidR="009F1B99" w14:paraId="0CE625D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EA7EBA"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030C60B1"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Go into the light system </w:t>
            </w:r>
          </w:p>
        </w:tc>
      </w:tr>
      <w:tr w:rsidR="009F1B99" w14:paraId="0444C17F" w14:textId="77777777" w:rsidTr="00946BD1">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7446842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0486482"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Login by inputting account number, password and press login button.</w:t>
            </w:r>
          </w:p>
        </w:tc>
      </w:tr>
      <w:tr w:rsidR="009F1B99" w14:paraId="67CAF30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CBFD8B0"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6E8B094"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9F1B99" w14:paraId="7E270D4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DA6EDE" w14:textId="77777777" w:rsidR="009F1B99" w:rsidRDefault="009F1B9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9DC293F"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Inputting account number, password and press login button.</w:t>
            </w:r>
          </w:p>
        </w:tc>
      </w:tr>
      <w:tr w:rsidR="009F1B99" w14:paraId="0B6E1CB5"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347FBC"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815125B"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None</w:t>
            </w:r>
          </w:p>
        </w:tc>
      </w:tr>
      <w:tr w:rsidR="009F1B99" w14:paraId="22834ADA"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4FF198"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7F423A6"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C083919" w14:textId="77777777" w:rsidR="009F1B99" w:rsidRDefault="009F1B99" w:rsidP="00946BD1">
            <w:pPr>
              <w:pStyle w:val="TableParagraph"/>
              <w:tabs>
                <w:tab w:val="left" w:pos="800"/>
              </w:tabs>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9F1B99" w14:paraId="659E6250" w14:textId="77777777" w:rsidTr="00946BD1">
        <w:trPr>
          <w:trHeight w:hRule="exact" w:val="718"/>
        </w:trPr>
        <w:tc>
          <w:tcPr>
            <w:tcW w:w="1541" w:type="dxa"/>
            <w:tcBorders>
              <w:top w:val="single" w:sz="8" w:space="0" w:color="000000"/>
              <w:left w:val="single" w:sz="8" w:space="0" w:color="000000"/>
              <w:bottom w:val="single" w:sz="8" w:space="0" w:color="000000"/>
              <w:right w:val="single" w:sz="8" w:space="0" w:color="000000"/>
            </w:tcBorders>
          </w:tcPr>
          <w:p w14:paraId="21DB4DB6" w14:textId="77777777" w:rsidR="009F1B99" w:rsidRDefault="009F1B9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54101A7"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User(</w:t>
            </w:r>
            <w:proofErr w:type="gramEnd"/>
            <w:r>
              <w:rPr>
                <w:rFonts w:ascii="Times New Roman" w:eastAsia="宋体" w:hAnsi="Times New Roman" w:cs="Times New Roman" w:hint="eastAsia"/>
                <w:sz w:val="20"/>
                <w:szCs w:val="20"/>
                <w:lang w:eastAsia="zh-CN"/>
              </w:rPr>
              <w:t xml:space="preserve">student, teacher and administrator)input account number and password.  </w:t>
            </w:r>
          </w:p>
        </w:tc>
        <w:tc>
          <w:tcPr>
            <w:tcW w:w="3660" w:type="dxa"/>
            <w:tcBorders>
              <w:top w:val="single" w:sz="8" w:space="0" w:color="000000"/>
              <w:left w:val="single" w:sz="8" w:space="0" w:color="000000"/>
              <w:bottom w:val="single" w:sz="8" w:space="0" w:color="000000"/>
              <w:right w:val="single" w:sz="8" w:space="0" w:color="000000"/>
            </w:tcBorders>
          </w:tcPr>
          <w:p w14:paraId="59E948E5" w14:textId="77777777" w:rsidR="009F1B99" w:rsidRDefault="009F1B99" w:rsidP="00946BD1">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9F1B99" w14:paraId="3729EF81" w14:textId="77777777" w:rsidTr="00946BD1">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082E9133"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D8507D9"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User press login button</w:t>
            </w:r>
          </w:p>
        </w:tc>
        <w:tc>
          <w:tcPr>
            <w:tcW w:w="3660" w:type="dxa"/>
            <w:tcBorders>
              <w:top w:val="single" w:sz="8" w:space="0" w:color="000000"/>
              <w:left w:val="single" w:sz="8" w:space="0" w:color="000000"/>
              <w:bottom w:val="single" w:sz="8" w:space="0" w:color="000000"/>
              <w:right w:val="single" w:sz="8" w:space="0" w:color="000000"/>
            </w:tcBorders>
          </w:tcPr>
          <w:p w14:paraId="738B041E" w14:textId="77777777" w:rsidR="009F1B99" w:rsidRDefault="009F1B99" w:rsidP="00946BD1"/>
        </w:tc>
      </w:tr>
      <w:tr w:rsidR="009F1B99" w14:paraId="2FC72B6B" w14:textId="77777777" w:rsidTr="00946BD1">
        <w:trPr>
          <w:trHeight w:hRule="exact" w:val="1409"/>
        </w:trPr>
        <w:tc>
          <w:tcPr>
            <w:tcW w:w="1541" w:type="dxa"/>
            <w:tcBorders>
              <w:top w:val="single" w:sz="8" w:space="0" w:color="000000"/>
              <w:left w:val="single" w:sz="8" w:space="0" w:color="000000"/>
              <w:bottom w:val="single" w:sz="8" w:space="0" w:color="000000"/>
              <w:right w:val="single" w:sz="8" w:space="0" w:color="000000"/>
            </w:tcBorders>
          </w:tcPr>
          <w:p w14:paraId="5ED60466"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5373A368"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650AB45" w14:textId="77777777" w:rsidR="009F1B99" w:rsidRDefault="009F1B99" w:rsidP="00946BD1">
            <w:r>
              <w:rPr>
                <w:rFonts w:ascii="Times New Roman" w:eastAsia="宋体" w:hAnsi="Times New Roman" w:cs="Times New Roman"/>
                <w:sz w:val="20"/>
                <w:szCs w:val="20"/>
                <w:lang w:eastAsia="zh-CN"/>
              </w:rPr>
              <w:t>system will process the answer from the server. If the login was successful the user will be sent to his homepag</w:t>
            </w:r>
            <w:r>
              <w:rPr>
                <w:rFonts w:ascii="Times New Roman" w:eastAsia="宋体" w:hAnsi="Times New Roman" w:cs="Times New Roman" w:hint="eastAsia"/>
                <w:sz w:val="20"/>
                <w:szCs w:val="20"/>
                <w:lang w:eastAsia="zh-CN"/>
              </w:rPr>
              <w:t>e for web app or home screen for android app</w:t>
            </w:r>
            <w:r>
              <w:rPr>
                <w:rFonts w:ascii="Times New Roman" w:eastAsia="宋体" w:hAnsi="Times New Roman" w:cs="Times New Roman"/>
                <w:sz w:val="20"/>
                <w:szCs w:val="20"/>
                <w:lang w:eastAsia="zh-CN"/>
              </w:rPr>
              <w:t>, otherwise the system will alert the user that his password or account is not correct.</w:t>
            </w:r>
          </w:p>
        </w:tc>
      </w:tr>
      <w:tr w:rsidR="009F1B99" w14:paraId="68392E67" w14:textId="77777777" w:rsidTr="00946BD1">
        <w:trPr>
          <w:trHeight w:hRule="exact" w:val="491"/>
        </w:trPr>
        <w:tc>
          <w:tcPr>
            <w:tcW w:w="1541" w:type="dxa"/>
            <w:tcBorders>
              <w:top w:val="single" w:sz="8" w:space="0" w:color="000000"/>
              <w:left w:val="single" w:sz="8" w:space="0" w:color="000000"/>
              <w:bottom w:val="single" w:sz="8" w:space="0" w:color="000000"/>
              <w:right w:val="single" w:sz="8" w:space="0" w:color="000000"/>
            </w:tcBorders>
          </w:tcPr>
          <w:p w14:paraId="06D967F0"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5D752147"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will get </w:t>
            </w:r>
            <w:r>
              <w:rPr>
                <w:rFonts w:ascii="Times New Roman" w:eastAsia="宋体" w:hAnsi="Times New Roman" w:cs="Times New Roman" w:hint="eastAsia"/>
                <w:sz w:val="20"/>
                <w:szCs w:val="20"/>
                <w:lang w:eastAsia="zh-CN"/>
              </w:rPr>
              <w:t>in</w:t>
            </w:r>
            <w:r>
              <w:rPr>
                <w:rFonts w:ascii="Times New Roman" w:eastAsia="宋体" w:hAnsi="Times New Roman" w:cs="Times New Roman"/>
                <w:sz w:val="20"/>
                <w:szCs w:val="20"/>
                <w:lang w:eastAsia="zh-CN"/>
              </w:rPr>
              <w:t>to the homepage</w:t>
            </w:r>
            <w:r>
              <w:rPr>
                <w:rFonts w:ascii="Times New Roman" w:eastAsia="宋体" w:hAnsi="Times New Roman" w:cs="Times New Roman" w:hint="eastAsia"/>
                <w:sz w:val="20"/>
                <w:szCs w:val="20"/>
                <w:lang w:eastAsia="zh-CN"/>
              </w:rPr>
              <w:t xml:space="preserve"> or home screen</w:t>
            </w:r>
            <w:r>
              <w:rPr>
                <w:rFonts w:ascii="Times New Roman" w:eastAsia="宋体" w:hAnsi="Times New Roman" w:cs="Times New Roman"/>
                <w:sz w:val="20"/>
                <w:szCs w:val="20"/>
                <w:lang w:eastAsia="zh-CN"/>
              </w:rPr>
              <w:t>, or will get the alert for wrong account information</w:t>
            </w:r>
          </w:p>
        </w:tc>
        <w:tc>
          <w:tcPr>
            <w:tcW w:w="3660" w:type="dxa"/>
            <w:tcBorders>
              <w:top w:val="single" w:sz="8" w:space="0" w:color="000000"/>
              <w:left w:val="single" w:sz="8" w:space="0" w:color="000000"/>
              <w:bottom w:val="single" w:sz="8" w:space="0" w:color="000000"/>
              <w:right w:val="single" w:sz="8" w:space="0" w:color="000000"/>
            </w:tcBorders>
          </w:tcPr>
          <w:p w14:paraId="718A7862"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18205E0A"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4B60759"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644CAAF"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63E6976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C45D88"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0444F138"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9F1B99" w14:paraId="5D2C6F6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4B551D"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50CF555"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w w:val="110"/>
                <w:sz w:val="20"/>
              </w:rPr>
              <w:t>The</w:t>
            </w:r>
            <w:r>
              <w:rPr>
                <w:rFonts w:ascii="Times New Roman"/>
                <w:spacing w:val="6"/>
                <w:w w:val="110"/>
                <w:sz w:val="20"/>
              </w:rPr>
              <w:t xml:space="preserve"> </w:t>
            </w:r>
            <w:r>
              <w:rPr>
                <w:rFonts w:ascii="Times New Roman" w:eastAsia="宋体" w:hint="eastAsia"/>
                <w:w w:val="110"/>
                <w:sz w:val="20"/>
                <w:lang w:eastAsia="zh-CN"/>
              </w:rPr>
              <w:t>web page</w:t>
            </w:r>
            <w:r>
              <w:rPr>
                <w:rFonts w:ascii="Times New Roman"/>
                <w:spacing w:val="8"/>
                <w:w w:val="110"/>
                <w:sz w:val="20"/>
              </w:rPr>
              <w:t xml:space="preserve"> </w:t>
            </w:r>
            <w:r>
              <w:rPr>
                <w:rFonts w:ascii="Times New Roman"/>
                <w:w w:val="110"/>
                <w:sz w:val="20"/>
              </w:rPr>
              <w:t>is</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9F1B99" w14:paraId="3CDB651B"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CBAC519" w14:textId="77777777" w:rsidR="009F1B99" w:rsidRDefault="009F1B9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427FB2A" w14:textId="77777777" w:rsidR="009F1B99" w:rsidRDefault="009F1B99" w:rsidP="00946BD1">
            <w:pPr>
              <w:pStyle w:val="TableParagraph"/>
              <w:spacing w:before="6"/>
              <w:rPr>
                <w:rFonts w:ascii="Times New Roman" w:eastAsia="Times New Roman" w:hAnsi="Times New Roman" w:cs="Times New Roman"/>
                <w:sz w:val="25"/>
                <w:szCs w:val="25"/>
              </w:rPr>
            </w:pPr>
            <w:r>
              <w:rPr>
                <w:noProof/>
                <w:lang w:eastAsia="zh-CN"/>
              </w:rPr>
              <w:drawing>
                <wp:inline distT="0" distB="0" distL="114300" distR="114300" wp14:anchorId="6CAF6CE8" wp14:editId="20F1DFAB">
                  <wp:extent cx="4408805" cy="3010535"/>
                  <wp:effectExtent l="0" t="0" r="10795"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grayscl/>
                          </a:blip>
                          <a:stretch>
                            <a:fillRect/>
                          </a:stretch>
                        </pic:blipFill>
                        <pic:spPr>
                          <a:xfrm>
                            <a:off x="0" y="0"/>
                            <a:ext cx="4408805" cy="3010535"/>
                          </a:xfrm>
                          <a:prstGeom prst="rect">
                            <a:avLst/>
                          </a:prstGeom>
                          <a:noFill/>
                          <a:ln w="9525">
                            <a:noFill/>
                          </a:ln>
                        </pic:spPr>
                      </pic:pic>
                    </a:graphicData>
                  </a:graphic>
                </wp:inline>
              </w:drawing>
            </w:r>
          </w:p>
        </w:tc>
      </w:tr>
      <w:tr w:rsidR="009F1B99" w14:paraId="5D119F46"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7C2978C"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F3CAE6E" w14:textId="77777777" w:rsidR="009F1B99" w:rsidRDefault="009F1B9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25FC59E6" w14:textId="77777777" w:rsidR="009F1B99" w:rsidRDefault="009F1B9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9F1B99" w14:paraId="371FDE1A" w14:textId="77777777" w:rsidTr="00946BD1">
        <w:trPr>
          <w:trHeight w:hRule="exact" w:val="513"/>
        </w:trPr>
        <w:tc>
          <w:tcPr>
            <w:tcW w:w="1541" w:type="dxa"/>
            <w:tcBorders>
              <w:top w:val="single" w:sz="8" w:space="0" w:color="000000"/>
              <w:left w:val="single" w:sz="8" w:space="0" w:color="000000"/>
              <w:bottom w:val="single" w:sz="8" w:space="0" w:color="000000"/>
              <w:right w:val="single" w:sz="8" w:space="0" w:color="000000"/>
            </w:tcBorders>
          </w:tcPr>
          <w:p w14:paraId="08182EA7" w14:textId="77777777" w:rsidR="009F1B99" w:rsidRDefault="009F1B99" w:rsidP="00946BD1">
            <w:pPr>
              <w:pStyle w:val="TableParagraph"/>
              <w:spacing w:line="222" w:lineRule="exact"/>
              <w:ind w:right="25"/>
              <w:jc w:val="right"/>
              <w:rPr>
                <w:rFonts w:ascii="Times New Roman" w:eastAsia="Times New Roman" w:hAnsi="Times New Roman" w:cs="Times New Roman"/>
                <w:sz w:val="20"/>
                <w:szCs w:val="20"/>
              </w:rPr>
            </w:pPr>
          </w:p>
        </w:tc>
        <w:tc>
          <w:tcPr>
            <w:tcW w:w="3433" w:type="dxa"/>
            <w:gridSpan w:val="2"/>
            <w:tcBorders>
              <w:top w:val="single" w:sz="8" w:space="0" w:color="000000"/>
              <w:left w:val="single" w:sz="8" w:space="0" w:color="000000"/>
              <w:bottom w:val="single" w:sz="8" w:space="0" w:color="000000"/>
              <w:right w:val="single" w:sz="8" w:space="0" w:color="000000"/>
            </w:tcBorders>
          </w:tcPr>
          <w:p w14:paraId="22C27790"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1971A050"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bl>
    <w:p w14:paraId="5C985865" w14:textId="77777777" w:rsidR="009F1B99" w:rsidRDefault="009F1B99" w:rsidP="009F1B99">
      <w:pPr>
        <w:pStyle w:val="3"/>
      </w:pPr>
      <w:bookmarkStart w:id="45" w:name="_Toc5208485"/>
      <w:bookmarkStart w:id="46" w:name="_Toc5206278"/>
      <w:bookmarkStart w:id="47" w:name="_Toc5632208"/>
      <w:r>
        <w:rPr>
          <w:rFonts w:eastAsia="Times New Roman"/>
        </w:rPr>
        <w:t>2.</w:t>
      </w:r>
      <w:r>
        <w:rPr>
          <w:rFonts w:hint="eastAsia"/>
        </w:rPr>
        <w:t>3.2 </w:t>
      </w:r>
      <w:r>
        <w:t xml:space="preserve">User </w:t>
      </w:r>
      <w:r>
        <w:rPr>
          <w:rFonts w:hint="eastAsia"/>
        </w:rPr>
        <w:t>check</w:t>
      </w:r>
      <w:r>
        <w:t>s</w:t>
      </w:r>
      <w:r>
        <w:rPr>
          <w:rFonts w:hint="eastAsia"/>
        </w:rPr>
        <w:t xml:space="preserve"> the state of lights or light sensors or check</w:t>
      </w:r>
      <w:r>
        <w:t>s</w:t>
      </w:r>
      <w:r>
        <w:rPr>
          <w:rFonts w:hint="eastAsia"/>
        </w:rPr>
        <w:t xml:space="preserve"> whether someone is in room.</w:t>
      </w:r>
      <w:bookmarkEnd w:id="45"/>
      <w:bookmarkEnd w:id="46"/>
      <w:bookmarkEnd w:id="47"/>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9F1B99" w14:paraId="642D5B2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B84096F"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736AD2F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User </w:t>
            </w:r>
            <w:r>
              <w:rPr>
                <w:rFonts w:ascii="Times New Roman" w:eastAsia="宋体" w:hAnsi="Times New Roman" w:cs="Times New Roman" w:hint="eastAsia"/>
                <w:sz w:val="20"/>
                <w:szCs w:val="20"/>
                <w:lang w:eastAsia="zh-CN"/>
              </w:rPr>
              <w:t>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the state of lights or light sensors or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whether someone is in room</w:t>
            </w:r>
          </w:p>
        </w:tc>
      </w:tr>
      <w:tr w:rsidR="009F1B99" w14:paraId="6E4EAA1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B0EAAD4"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3CBC61A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21FC21CF"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60A9D49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9F1B99" w14:paraId="489B6F1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E0BF8C"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7B2153D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9F1B99" w14:paraId="3484F35C"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E00F676"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55FBB614"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User stories</w:t>
            </w:r>
          </w:p>
        </w:tc>
      </w:tr>
      <w:tr w:rsidR="009F1B99" w14:paraId="082C7D1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B78DEF2"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170DD18B"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9F1B99" w14:paraId="33DAE25D"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DC6B82A"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B93E592"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the state of lights or light sensors or check whether someone is in room</w:t>
            </w:r>
          </w:p>
        </w:tc>
      </w:tr>
      <w:tr w:rsidR="009F1B99" w14:paraId="3552D565" w14:textId="77777777" w:rsidTr="00946BD1">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6F2AD8D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59CD556B"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Check all states of lights and sensors and whether someone is in room by choosing room number and choosing teaching building.</w:t>
            </w:r>
          </w:p>
        </w:tc>
      </w:tr>
      <w:tr w:rsidR="009F1B99" w14:paraId="6B0D2E0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5D15045"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A0132F9"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9F1B99" w14:paraId="4C9E096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3AADB5D" w14:textId="77777777" w:rsidR="009F1B99" w:rsidRDefault="009F1B9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CAE7A7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choosing room number and choosing teaching building</w:t>
            </w:r>
          </w:p>
        </w:tc>
      </w:tr>
      <w:tr w:rsidR="009F1B99" w14:paraId="19E20634" w14:textId="77777777" w:rsidTr="00946BD1">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65DC1906"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47B8DC23"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Login and press </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lights and</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sensors</w:t>
            </w:r>
            <w:r>
              <w:rPr>
                <w:rFonts w:ascii="Times New Roman" w:eastAsia="宋体" w:hAnsi="Times New Roman" w:cs="Times New Roman"/>
                <w:sz w:val="20"/>
                <w:szCs w:val="20"/>
                <w:lang w:eastAsia="zh-CN"/>
              </w:rPr>
              <w:t>”</w:t>
            </w:r>
          </w:p>
        </w:tc>
      </w:tr>
      <w:tr w:rsidR="009F1B99" w14:paraId="6C41AABE"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0F14CA6A"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BA60FF6"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1CBF26D6"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9F1B99" w14:paraId="4861316E" w14:textId="77777777" w:rsidTr="00946BD1">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2E403469" w14:textId="77777777" w:rsidR="009F1B99" w:rsidRDefault="009F1B9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70275D82"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User chooses teaching building name and room number from the drop-down lists and presses </w:t>
            </w:r>
            <w:r>
              <w:rPr>
                <w:rFonts w:ascii="Times New Roman" w:eastAsia="宋体" w:hAnsi="Times New Roman" w:cs="Times New Roman" w:hint="eastAsia"/>
                <w:i/>
                <w:iCs/>
                <w:sz w:val="20"/>
                <w:szCs w:val="20"/>
                <w:lang w:eastAsia="zh-CN"/>
              </w:rPr>
              <w:t>enter</w:t>
            </w:r>
            <w:r>
              <w:rPr>
                <w:rFonts w:ascii="Times New Roman" w:eastAsia="宋体" w:hAnsi="Times New Roman" w:cs="Times New Roman" w:hint="eastAsia"/>
                <w:sz w:val="20"/>
                <w:szCs w:val="20"/>
                <w:lang w:eastAsia="zh-CN"/>
              </w:rPr>
              <w:t xml:space="preserve"> button.</w:t>
            </w:r>
          </w:p>
        </w:tc>
        <w:tc>
          <w:tcPr>
            <w:tcW w:w="3660" w:type="dxa"/>
            <w:tcBorders>
              <w:top w:val="single" w:sz="8" w:space="0" w:color="000000"/>
              <w:left w:val="single" w:sz="8" w:space="0" w:color="000000"/>
              <w:bottom w:val="single" w:sz="8" w:space="0" w:color="000000"/>
              <w:right w:val="single" w:sz="8" w:space="0" w:color="000000"/>
            </w:tcBorders>
          </w:tcPr>
          <w:p w14:paraId="313B3B5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3D2B25E6" w14:textId="77777777" w:rsidTr="00946BD1">
        <w:trPr>
          <w:trHeight w:hRule="exact" w:val="662"/>
        </w:trPr>
        <w:tc>
          <w:tcPr>
            <w:tcW w:w="1541" w:type="dxa"/>
            <w:tcBorders>
              <w:top w:val="single" w:sz="8" w:space="0" w:color="000000"/>
              <w:left w:val="single" w:sz="8" w:space="0" w:color="000000"/>
              <w:bottom w:val="single" w:sz="8" w:space="0" w:color="000000"/>
              <w:right w:val="single" w:sz="8" w:space="0" w:color="000000"/>
            </w:tcBorders>
          </w:tcPr>
          <w:p w14:paraId="53B23036" w14:textId="77777777" w:rsidR="009F1B99" w:rsidRDefault="009F1B9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5F06CF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23924343"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To server: UI part will </w:t>
            </w:r>
            <w:proofErr w:type="gramStart"/>
            <w:r>
              <w:rPr>
                <w:rFonts w:ascii="Times New Roman" w:eastAsia="宋体" w:hAnsi="Times New Roman" w:cs="Times New Roman" w:hint="eastAsia"/>
                <w:sz w:val="20"/>
                <w:szCs w:val="20"/>
                <w:lang w:eastAsia="zh-CN"/>
              </w:rPr>
              <w:t>send  account</w:t>
            </w:r>
            <w:proofErr w:type="gramEnd"/>
            <w:r>
              <w:rPr>
                <w:rFonts w:ascii="Times New Roman" w:eastAsia="宋体" w:hAnsi="Times New Roman" w:cs="Times New Roman" w:hint="eastAsia"/>
                <w:sz w:val="20"/>
                <w:szCs w:val="20"/>
                <w:lang w:eastAsia="zh-CN"/>
              </w:rPr>
              <w:t xml:space="preserve"> number, room number, teaching building</w:t>
            </w:r>
            <w:r>
              <w:rPr>
                <w:rFonts w:ascii="Times New Roman" w:eastAsia="宋体" w:hAnsi="Times New Roman" w:cs="Times New Roman"/>
                <w:sz w:val="20"/>
                <w:szCs w:val="20"/>
                <w:lang w:eastAsia="zh-CN"/>
              </w:rPr>
              <w:t xml:space="preserve"> and checking command</w:t>
            </w:r>
            <w:r>
              <w:rPr>
                <w:rFonts w:ascii="Times New Roman" w:eastAsia="宋体" w:hAnsi="Times New Roman" w:cs="Times New Roman" w:hint="eastAsia"/>
                <w:sz w:val="20"/>
                <w:szCs w:val="20"/>
                <w:lang w:eastAsia="zh-CN"/>
              </w:rPr>
              <w:t>.</w:t>
            </w:r>
          </w:p>
        </w:tc>
      </w:tr>
      <w:tr w:rsidR="009F1B99" w14:paraId="67C03475" w14:textId="77777777" w:rsidTr="00946BD1">
        <w:trPr>
          <w:trHeight w:hRule="exact" w:val="355"/>
        </w:trPr>
        <w:tc>
          <w:tcPr>
            <w:tcW w:w="1541" w:type="dxa"/>
            <w:tcBorders>
              <w:top w:val="single" w:sz="8" w:space="0" w:color="000000"/>
              <w:left w:val="single" w:sz="8" w:space="0" w:color="000000"/>
              <w:bottom w:val="single" w:sz="8" w:space="0" w:color="000000"/>
              <w:right w:val="single" w:sz="8" w:space="0" w:color="000000"/>
            </w:tcBorders>
          </w:tcPr>
          <w:p w14:paraId="3B59CA1D"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7EAB810A"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The user check</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results.</w:t>
            </w:r>
          </w:p>
        </w:tc>
        <w:tc>
          <w:tcPr>
            <w:tcW w:w="3660" w:type="dxa"/>
            <w:tcBorders>
              <w:top w:val="single" w:sz="8" w:space="0" w:color="000000"/>
              <w:left w:val="single" w:sz="8" w:space="0" w:color="000000"/>
              <w:bottom w:val="single" w:sz="8" w:space="0" w:color="000000"/>
              <w:right w:val="single" w:sz="8" w:space="0" w:color="000000"/>
            </w:tcBorders>
          </w:tcPr>
          <w:p w14:paraId="148259EA"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7E18DDC4" w14:textId="77777777" w:rsidTr="00946BD1">
        <w:trPr>
          <w:trHeight w:hRule="exact" w:val="922"/>
        </w:trPr>
        <w:tc>
          <w:tcPr>
            <w:tcW w:w="1541" w:type="dxa"/>
            <w:tcBorders>
              <w:top w:val="single" w:sz="8" w:space="0" w:color="000000"/>
              <w:left w:val="single" w:sz="8" w:space="0" w:color="000000"/>
              <w:bottom w:val="single" w:sz="8" w:space="0" w:color="000000"/>
              <w:right w:val="single" w:sz="8" w:space="0" w:color="000000"/>
            </w:tcBorders>
          </w:tcPr>
          <w:p w14:paraId="53A94D29"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210203E0"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55B6404"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The server returns lights' and light sensors' information, </w:t>
            </w:r>
            <w:r>
              <w:rPr>
                <w:rFonts w:ascii="Times New Roman" w:eastAsia="宋体" w:hAnsi="Times New Roman" w:cs="Times New Roman"/>
                <w:sz w:val="20"/>
                <w:szCs w:val="20"/>
                <w:lang w:eastAsia="zh-CN"/>
              </w:rPr>
              <w:t>switch sensors and presence</w:t>
            </w:r>
            <w:r>
              <w:rPr>
                <w:rFonts w:ascii="Times New Roman" w:eastAsia="宋体" w:hAnsi="Times New Roman" w:cs="Times New Roman" w:hint="eastAsia"/>
                <w:sz w:val="20"/>
                <w:szCs w:val="20"/>
                <w:lang w:eastAsia="zh-CN"/>
              </w:rPr>
              <w:t xml:space="preserve"> sensors</w:t>
            </w:r>
            <w:r>
              <w:rPr>
                <w:rFonts w:ascii="Times New Roman" w:eastAsia="宋体" w:hAnsi="Times New Roman" w:cs="Times New Roman"/>
                <w:sz w:val="20"/>
                <w:szCs w:val="20"/>
                <w:lang w:eastAsia="zh-CN"/>
              </w:rPr>
              <w:t>’</w:t>
            </w:r>
            <w:r>
              <w:rPr>
                <w:rFonts w:ascii="Times New Roman" w:eastAsia="宋体" w:hAnsi="Times New Roman" w:cs="Times New Roman" w:hint="eastAsia"/>
                <w:sz w:val="20"/>
                <w:szCs w:val="20"/>
                <w:lang w:eastAsia="zh-CN"/>
              </w:rPr>
              <w:t xml:space="preserve"> information </w:t>
            </w:r>
            <w:proofErr w:type="gramStart"/>
            <w:r>
              <w:rPr>
                <w:rFonts w:ascii="Times New Roman" w:eastAsia="宋体" w:hAnsi="Times New Roman" w:cs="Times New Roman" w:hint="eastAsia"/>
                <w:sz w:val="20"/>
                <w:szCs w:val="20"/>
                <w:lang w:eastAsia="zh-CN"/>
              </w:rPr>
              <w:t>and  whether</w:t>
            </w:r>
            <w:proofErr w:type="gramEnd"/>
            <w:r>
              <w:rPr>
                <w:rFonts w:ascii="Times New Roman" w:eastAsia="宋体" w:hAnsi="Times New Roman" w:cs="Times New Roman" w:hint="eastAsia"/>
                <w:sz w:val="20"/>
                <w:szCs w:val="20"/>
                <w:lang w:eastAsia="zh-CN"/>
              </w:rPr>
              <w:t xml:space="preserve"> someone is in room.</w:t>
            </w:r>
          </w:p>
        </w:tc>
      </w:tr>
      <w:tr w:rsidR="009F1B99" w14:paraId="4CA074A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B00B31F"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04E47D1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35B54BA5"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2A76669"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B1091C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9F1B99" w14:paraId="4DB824C4"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723D64E"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04E12E41"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int="eastAsia"/>
                <w:spacing w:val="8"/>
                <w:w w:val="110"/>
                <w:sz w:val="20"/>
                <w:lang w:eastAsia="zh-CN"/>
              </w:rPr>
              <w:t xml:space="preserve">The </w:t>
            </w:r>
            <w:r>
              <w:rPr>
                <w:rFonts w:ascii="Times New Roman" w:eastAsia="宋体"/>
                <w:spacing w:val="8"/>
                <w:w w:val="110"/>
                <w:sz w:val="20"/>
                <w:lang w:eastAsia="zh-CN"/>
              </w:rPr>
              <w:t>check results</w:t>
            </w:r>
            <w:r>
              <w:rPr>
                <w:rFonts w:ascii="Times New Roman" w:eastAsia="宋体" w:hint="eastAsia"/>
                <w:spacing w:val="8"/>
                <w:w w:val="110"/>
                <w:sz w:val="20"/>
                <w:lang w:eastAsia="zh-CN"/>
              </w:rPr>
              <w:t xml:space="preserve"> of light are</w:t>
            </w:r>
            <w:r>
              <w:rPr>
                <w:rFonts w:ascii="Times New Roman"/>
                <w:spacing w:val="8"/>
                <w:w w:val="110"/>
                <w:sz w:val="20"/>
              </w:rPr>
              <w:t xml:space="preserve"> </w:t>
            </w:r>
            <w:r>
              <w:rPr>
                <w:rFonts w:ascii="Times New Roman" w:eastAsia="宋体" w:hint="eastAsia"/>
                <w:spacing w:val="-1"/>
                <w:w w:val="110"/>
                <w:sz w:val="20"/>
                <w:lang w:eastAsia="zh-CN"/>
              </w:rPr>
              <w:t>displayed.</w:t>
            </w:r>
          </w:p>
        </w:tc>
      </w:tr>
      <w:tr w:rsidR="009F1B99" w14:paraId="744C6509"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2C67530A" w14:textId="77777777" w:rsidR="009F1B99" w:rsidRDefault="009F1B9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12E96653" w14:textId="77777777" w:rsidR="009F1B99" w:rsidRDefault="009F1B99" w:rsidP="00946BD1">
            <w:pPr>
              <w:pStyle w:val="TableParagraph"/>
              <w:spacing w:line="200" w:lineRule="atLeast"/>
              <w:rPr>
                <w:rFonts w:ascii="Times New Roman" w:eastAsia="Times New Roman" w:hAnsi="Times New Roman" w:cs="Times New Roman"/>
                <w:sz w:val="20"/>
                <w:szCs w:val="20"/>
              </w:rPr>
            </w:pPr>
            <w:r>
              <w:rPr>
                <w:noProof/>
                <w:lang w:eastAsia="zh-CN"/>
              </w:rPr>
              <w:drawing>
                <wp:inline distT="0" distB="0" distL="114300" distR="114300" wp14:anchorId="7A1E5F6F" wp14:editId="7A402DFD">
                  <wp:extent cx="4487545" cy="307657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grayscl/>
                          </a:blip>
                          <a:stretch>
                            <a:fillRect/>
                          </a:stretch>
                        </pic:blipFill>
                        <pic:spPr>
                          <a:xfrm>
                            <a:off x="0" y="0"/>
                            <a:ext cx="4487545" cy="3076575"/>
                          </a:xfrm>
                          <a:prstGeom prst="rect">
                            <a:avLst/>
                          </a:prstGeom>
                          <a:noFill/>
                          <a:ln w="9525">
                            <a:noFill/>
                          </a:ln>
                        </pic:spPr>
                      </pic:pic>
                    </a:graphicData>
                  </a:graphic>
                </wp:inline>
              </w:drawing>
            </w:r>
          </w:p>
          <w:p w14:paraId="1F0740C4" w14:textId="77777777" w:rsidR="009F1B99" w:rsidRDefault="009F1B99" w:rsidP="00946BD1">
            <w:pPr>
              <w:pStyle w:val="TableParagraph"/>
              <w:spacing w:before="6"/>
              <w:rPr>
                <w:rFonts w:ascii="Times New Roman" w:eastAsia="Times New Roman" w:hAnsi="Times New Roman" w:cs="Times New Roman"/>
                <w:sz w:val="25"/>
                <w:szCs w:val="25"/>
              </w:rPr>
            </w:pPr>
          </w:p>
        </w:tc>
      </w:tr>
      <w:tr w:rsidR="009F1B99" w14:paraId="0ADC580D"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1CCEF33"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1E0144C8" w14:textId="77777777" w:rsidR="009F1B99" w:rsidRDefault="009F1B9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31B86A8C" w14:textId="77777777" w:rsidR="009F1B99" w:rsidRDefault="009F1B9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422AA05F" w14:textId="77777777" w:rsidR="009F1B99" w:rsidRDefault="009F1B99" w:rsidP="009F1B99">
      <w:pPr>
        <w:pStyle w:val="3"/>
      </w:pPr>
      <w:bookmarkStart w:id="48" w:name="_Toc5206279"/>
      <w:bookmarkStart w:id="49" w:name="_Toc5208486"/>
      <w:bookmarkStart w:id="50" w:name="_Toc5632209"/>
      <w:r>
        <w:rPr>
          <w:rFonts w:eastAsia="Times New Roman"/>
        </w:rPr>
        <w:t>2.</w:t>
      </w:r>
      <w:r>
        <w:rPr>
          <w:rFonts w:hint="eastAsia"/>
        </w:rPr>
        <w:t>3.3 User turns on/off</w:t>
      </w:r>
      <w:r>
        <w:t xml:space="preserve"> the lights.</w:t>
      </w:r>
      <w:bookmarkEnd w:id="48"/>
      <w:bookmarkEnd w:id="49"/>
      <w:bookmarkEnd w:id="5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9F1B99" w14:paraId="144840A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8573872"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451D68BF"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 on/off</w:t>
            </w:r>
            <w:r>
              <w:rPr>
                <w:rFonts w:ascii="Times New Roman" w:eastAsia="宋体" w:hAnsi="Times New Roman" w:cs="Times New Roman"/>
                <w:sz w:val="20"/>
                <w:szCs w:val="20"/>
                <w:lang w:eastAsia="zh-CN"/>
              </w:rPr>
              <w:t xml:space="preserve"> the lights</w:t>
            </w:r>
          </w:p>
        </w:tc>
      </w:tr>
      <w:tr w:rsidR="009F1B99" w14:paraId="0060D874"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2E420C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4CA4649"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0EF7501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Created</w:t>
            </w:r>
          </w:p>
        </w:tc>
        <w:tc>
          <w:tcPr>
            <w:tcW w:w="3660" w:type="dxa"/>
            <w:tcBorders>
              <w:top w:val="single" w:sz="8" w:space="0" w:color="000000"/>
              <w:left w:val="single" w:sz="8" w:space="0" w:color="000000"/>
              <w:bottom w:val="single" w:sz="8" w:space="0" w:color="000000"/>
              <w:right w:val="single" w:sz="8" w:space="0" w:color="000000"/>
            </w:tcBorders>
          </w:tcPr>
          <w:p w14:paraId="40C92A19"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3-23-19</w:t>
            </w:r>
          </w:p>
        </w:tc>
      </w:tr>
      <w:tr w:rsidR="009F1B99" w14:paraId="16C799E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E5C85AD"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5E8105C7"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Zheng Chen</w:t>
            </w:r>
          </w:p>
        </w:tc>
      </w:tr>
      <w:tr w:rsidR="009F1B99" w14:paraId="4F538B2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268215E"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6FD4BC95"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stories</w:t>
            </w:r>
          </w:p>
        </w:tc>
      </w:tr>
      <w:tr w:rsidR="009F1B99" w14:paraId="617B823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30D4A3A"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3FE579B9"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9F1B99" w14:paraId="7083D404"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A3ED01E"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36C2F6D3"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9F1B99" w14:paraId="4D59653D" w14:textId="77777777" w:rsidTr="00946BD1">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C6995B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49A1557C"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turns on/off the lights</w:t>
            </w:r>
          </w:p>
        </w:tc>
      </w:tr>
      <w:tr w:rsidR="009F1B99" w14:paraId="47636CF9"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8DC447"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4EAFBFF1"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w:t>
            </w:r>
          </w:p>
        </w:tc>
      </w:tr>
      <w:tr w:rsidR="009F1B99" w14:paraId="3C15D1D7" w14:textId="77777777" w:rsidTr="00946BD1">
        <w:trPr>
          <w:trHeight w:hRule="exact" w:val="314"/>
        </w:trPr>
        <w:tc>
          <w:tcPr>
            <w:tcW w:w="1541" w:type="dxa"/>
            <w:tcBorders>
              <w:top w:val="single" w:sz="8" w:space="0" w:color="000000"/>
              <w:left w:val="single" w:sz="8" w:space="0" w:color="000000"/>
              <w:bottom w:val="single" w:sz="8" w:space="0" w:color="000000"/>
              <w:right w:val="single" w:sz="8" w:space="0" w:color="000000"/>
            </w:tcBorders>
          </w:tcPr>
          <w:p w14:paraId="4C585FED" w14:textId="77777777" w:rsidR="009F1B99" w:rsidRDefault="009F1B9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564EE45"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w:t>
            </w:r>
            <w:r>
              <w:rPr>
                <w:rFonts w:ascii="Times New Roman" w:eastAsia="宋体" w:hAnsi="Times New Roman" w:cs="Times New Roman" w:hint="eastAsia"/>
                <w:sz w:val="20"/>
                <w:szCs w:val="20"/>
                <w:lang w:eastAsia="zh-CN"/>
              </w:rPr>
              <w:t xml:space="preserve"> press the</w:t>
            </w:r>
            <w:r>
              <w:rPr>
                <w:rFonts w:ascii="Times New Roman" w:eastAsia="宋体" w:hAnsi="Times New Roman" w:cs="Times New Roman"/>
                <w:sz w:val="20"/>
                <w:szCs w:val="20"/>
                <w:lang w:eastAsia="zh-CN"/>
              </w:rPr>
              <w:t xml:space="preserve"> </w:t>
            </w:r>
            <w:r>
              <w:rPr>
                <w:rFonts w:ascii="Times New Roman" w:eastAsia="宋体" w:hAnsi="Times New Roman" w:cs="Times New Roman" w:hint="eastAsia"/>
                <w:sz w:val="20"/>
                <w:szCs w:val="20"/>
                <w:lang w:eastAsia="zh-CN"/>
              </w:rPr>
              <w:t xml:space="preserve">turn on/off button. </w:t>
            </w:r>
          </w:p>
        </w:tc>
      </w:tr>
      <w:tr w:rsidR="009F1B99" w14:paraId="4006425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1FF9DA"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1C0E461"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User l</w:t>
            </w:r>
            <w:r>
              <w:rPr>
                <w:rFonts w:ascii="Times New Roman" w:eastAsia="宋体" w:hAnsi="Times New Roman" w:cs="Times New Roman" w:hint="eastAsia"/>
                <w:sz w:val="20"/>
                <w:szCs w:val="20"/>
                <w:lang w:eastAsia="zh-CN"/>
              </w:rPr>
              <w:t>ogin</w:t>
            </w:r>
            <w:r>
              <w:rPr>
                <w:rFonts w:ascii="Times New Roman" w:eastAsia="宋体" w:hAnsi="Times New Roman" w:cs="Times New Roman"/>
                <w:sz w:val="20"/>
                <w:szCs w:val="20"/>
                <w:lang w:eastAsia="zh-CN"/>
              </w:rPr>
              <w:t>s and c</w:t>
            </w:r>
            <w:r>
              <w:rPr>
                <w:rFonts w:ascii="Times New Roman" w:eastAsia="宋体" w:hAnsi="Times New Roman" w:cs="Times New Roman" w:hint="eastAsia"/>
                <w:sz w:val="20"/>
                <w:szCs w:val="20"/>
                <w:lang w:eastAsia="zh-CN"/>
              </w:rPr>
              <w:t>hoose</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room number and choose teaching building and choose lights.</w:t>
            </w:r>
          </w:p>
        </w:tc>
      </w:tr>
      <w:tr w:rsidR="009F1B99" w14:paraId="144E8361"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4B2AF88A"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4A8D9B2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Actor</w:t>
            </w:r>
          </w:p>
        </w:tc>
        <w:tc>
          <w:tcPr>
            <w:tcW w:w="3660" w:type="dxa"/>
            <w:tcBorders>
              <w:top w:val="single" w:sz="8" w:space="0" w:color="000000"/>
              <w:left w:val="single" w:sz="8" w:space="0" w:color="000000"/>
              <w:bottom w:val="single" w:sz="8" w:space="0" w:color="000000"/>
              <w:right w:val="single" w:sz="8" w:space="0" w:color="000000"/>
            </w:tcBorders>
          </w:tcPr>
          <w:p w14:paraId="3586ED68"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System</w:t>
            </w:r>
          </w:p>
        </w:tc>
      </w:tr>
      <w:tr w:rsidR="009F1B99" w14:paraId="48CEEDAD" w14:textId="77777777" w:rsidTr="00946BD1">
        <w:trPr>
          <w:trHeight w:hRule="exact" w:val="275"/>
        </w:trPr>
        <w:tc>
          <w:tcPr>
            <w:tcW w:w="1541" w:type="dxa"/>
            <w:tcBorders>
              <w:top w:val="single" w:sz="8" w:space="0" w:color="000000"/>
              <w:left w:val="single" w:sz="8" w:space="0" w:color="000000"/>
              <w:bottom w:val="single" w:sz="8" w:space="0" w:color="000000"/>
              <w:right w:val="single" w:sz="8" w:space="0" w:color="000000"/>
            </w:tcBorders>
          </w:tcPr>
          <w:p w14:paraId="2312D67D" w14:textId="77777777" w:rsidR="009F1B99" w:rsidRDefault="009F1B9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4BB405F"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User presses turn on/off button</w:t>
            </w:r>
          </w:p>
        </w:tc>
        <w:tc>
          <w:tcPr>
            <w:tcW w:w="3660" w:type="dxa"/>
            <w:tcBorders>
              <w:top w:val="single" w:sz="8" w:space="0" w:color="000000"/>
              <w:left w:val="single" w:sz="8" w:space="0" w:color="000000"/>
              <w:bottom w:val="single" w:sz="8" w:space="0" w:color="000000"/>
              <w:right w:val="single" w:sz="8" w:space="0" w:color="000000"/>
            </w:tcBorders>
          </w:tcPr>
          <w:p w14:paraId="3EA13083"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 </w:t>
            </w:r>
          </w:p>
        </w:tc>
      </w:tr>
      <w:tr w:rsidR="009F1B99" w14:paraId="0D9502BA" w14:textId="77777777" w:rsidTr="00946BD1">
        <w:trPr>
          <w:trHeight w:hRule="exact" w:val="676"/>
        </w:trPr>
        <w:tc>
          <w:tcPr>
            <w:tcW w:w="1541" w:type="dxa"/>
            <w:tcBorders>
              <w:top w:val="single" w:sz="8" w:space="0" w:color="000000"/>
              <w:left w:val="single" w:sz="8" w:space="0" w:color="000000"/>
              <w:bottom w:val="single" w:sz="8" w:space="0" w:color="000000"/>
              <w:right w:val="single" w:sz="8" w:space="0" w:color="000000"/>
            </w:tcBorders>
          </w:tcPr>
          <w:p w14:paraId="4580E8C1" w14:textId="77777777" w:rsidR="009F1B99" w:rsidRDefault="009F1B9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7D6E04F5"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00C12AD6"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UI part will send teaching building name, room number, light name and command to server.</w:t>
            </w:r>
          </w:p>
        </w:tc>
      </w:tr>
      <w:tr w:rsidR="009F1B99" w14:paraId="016CBF7F" w14:textId="77777777" w:rsidTr="00946BD1">
        <w:trPr>
          <w:trHeight w:hRule="exact" w:val="311"/>
        </w:trPr>
        <w:tc>
          <w:tcPr>
            <w:tcW w:w="1541" w:type="dxa"/>
            <w:tcBorders>
              <w:top w:val="single" w:sz="8" w:space="0" w:color="000000"/>
              <w:left w:val="single" w:sz="8" w:space="0" w:color="000000"/>
              <w:bottom w:val="single" w:sz="8" w:space="0" w:color="000000"/>
              <w:right w:val="single" w:sz="8" w:space="0" w:color="000000"/>
            </w:tcBorders>
          </w:tcPr>
          <w:p w14:paraId="289648C7"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872C9E8"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B88FAD"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Server return operation result</w:t>
            </w:r>
          </w:p>
        </w:tc>
      </w:tr>
      <w:tr w:rsidR="009F1B99" w14:paraId="5BDCDECC"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FB2CA0" w14:textId="77777777" w:rsidR="009F1B99" w:rsidRDefault="009F1B9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15EBC687"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UI will </w:t>
            </w:r>
            <w:proofErr w:type="gramStart"/>
            <w:r>
              <w:rPr>
                <w:rFonts w:ascii="Times New Roman" w:eastAsia="宋体" w:hAnsi="Times New Roman" w:cs="Times New Roman" w:hint="eastAsia"/>
                <w:sz w:val="20"/>
                <w:szCs w:val="20"/>
                <w:lang w:eastAsia="zh-CN"/>
              </w:rPr>
              <w:t>display  that</w:t>
            </w:r>
            <w:proofErr w:type="gramEnd"/>
            <w:r>
              <w:rPr>
                <w:rFonts w:ascii="Times New Roman" w:eastAsia="宋体" w:hAnsi="Times New Roman" w:cs="Times New Roman" w:hint="eastAsia"/>
                <w:sz w:val="20"/>
                <w:szCs w:val="20"/>
                <w:lang w:eastAsia="zh-CN"/>
              </w:rPr>
              <w:t xml:space="preserve"> the operation succeeded or failed . After that, UI will renew light state. </w:t>
            </w:r>
          </w:p>
        </w:tc>
        <w:tc>
          <w:tcPr>
            <w:tcW w:w="3660" w:type="dxa"/>
            <w:tcBorders>
              <w:top w:val="single" w:sz="8" w:space="0" w:color="000000"/>
              <w:left w:val="single" w:sz="8" w:space="0" w:color="000000"/>
              <w:bottom w:val="single" w:sz="8" w:space="0" w:color="000000"/>
              <w:right w:val="single" w:sz="8" w:space="0" w:color="000000"/>
            </w:tcBorders>
          </w:tcPr>
          <w:p w14:paraId="112BE42A"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3A12A9E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35C1326"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3E5766E1"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
        </w:tc>
      </w:tr>
      <w:tr w:rsidR="009F1B99" w14:paraId="4355358C"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0D7096"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13A530FE"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Primary</w:t>
            </w:r>
          </w:p>
        </w:tc>
      </w:tr>
      <w:tr w:rsidR="009F1B99" w14:paraId="2DACC33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6F41B52" w14:textId="77777777" w:rsidR="009F1B99" w:rsidRDefault="009F1B9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4DC8DC00" w14:textId="77777777" w:rsidR="009F1B99" w:rsidRDefault="009F1B99" w:rsidP="00946BD1">
            <w:pPr>
              <w:pStyle w:val="TableParagraph"/>
              <w:spacing w:line="222" w:lineRule="exact"/>
              <w:ind w:left="27"/>
              <w:rPr>
                <w:rFonts w:ascii="Times New Roman" w:eastAsia="宋体" w:hAnsi="Times New Roman" w:cs="Times New Roman"/>
                <w:sz w:val="20"/>
                <w:szCs w:val="20"/>
                <w:lang w:eastAsia="zh-CN"/>
              </w:rPr>
            </w:pPr>
            <w:proofErr w:type="gramStart"/>
            <w:r>
              <w:rPr>
                <w:rFonts w:ascii="Times New Roman" w:eastAsia="宋体" w:hAnsi="Times New Roman" w:cs="Times New Roman" w:hint="eastAsia"/>
                <w:sz w:val="20"/>
                <w:szCs w:val="20"/>
                <w:lang w:eastAsia="zh-CN"/>
              </w:rPr>
              <w:t>The  result</w:t>
            </w:r>
            <w:proofErr w:type="gramEnd"/>
            <w:r>
              <w:rPr>
                <w:rFonts w:ascii="Times New Roman" w:eastAsia="宋体" w:hAnsi="Times New Roman" w:cs="Times New Roman" w:hint="eastAsia"/>
                <w:sz w:val="20"/>
                <w:szCs w:val="20"/>
                <w:lang w:eastAsia="zh-CN"/>
              </w:rPr>
              <w:t xml:space="preserve"> is displayed.</w:t>
            </w:r>
          </w:p>
        </w:tc>
      </w:tr>
      <w:tr w:rsidR="009F1B99" w14:paraId="30C2BB32"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57C9FF4D" w14:textId="77777777" w:rsidR="009F1B99" w:rsidRDefault="009F1B9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7B542382" w14:textId="77777777" w:rsidR="009F1B99" w:rsidRDefault="009F1B99" w:rsidP="00946BD1">
            <w:pPr>
              <w:pStyle w:val="TableParagraph"/>
              <w:spacing w:before="6"/>
              <w:rPr>
                <w:rFonts w:ascii="Times New Roman" w:eastAsia="Times New Roman" w:hAnsi="Times New Roman" w:cs="Times New Roman"/>
                <w:sz w:val="19"/>
                <w:szCs w:val="19"/>
              </w:rPr>
            </w:pPr>
          </w:p>
          <w:p w14:paraId="65E319B3" w14:textId="77777777" w:rsidR="009F1B99" w:rsidRDefault="009F1B99" w:rsidP="00946BD1">
            <w:pPr>
              <w:pStyle w:val="ad"/>
              <w:spacing w:before="0" w:beforeAutospacing="0" w:after="0" w:afterAutospacing="0"/>
            </w:pPr>
            <w:r>
              <w:rPr>
                <w:noProof/>
                <w:lang w:eastAsia="zh-CN"/>
              </w:rPr>
              <w:drawing>
                <wp:inline distT="0" distB="0" distL="114300" distR="114300" wp14:anchorId="0B314F1B" wp14:editId="7DB46C96">
                  <wp:extent cx="3999865" cy="3171190"/>
                  <wp:effectExtent l="0" t="0" r="63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grayscl/>
                          </a:blip>
                          <a:stretch>
                            <a:fillRect/>
                          </a:stretch>
                        </pic:blipFill>
                        <pic:spPr>
                          <a:xfrm>
                            <a:off x="0" y="0"/>
                            <a:ext cx="3999865" cy="3171190"/>
                          </a:xfrm>
                          <a:prstGeom prst="rect">
                            <a:avLst/>
                          </a:prstGeom>
                          <a:noFill/>
                          <a:ln w="9525">
                            <a:noFill/>
                          </a:ln>
                        </pic:spPr>
                      </pic:pic>
                    </a:graphicData>
                  </a:graphic>
                </wp:inline>
              </w:drawing>
            </w:r>
          </w:p>
          <w:p w14:paraId="545DE262" w14:textId="77777777" w:rsidR="009F1B99" w:rsidRDefault="009F1B99" w:rsidP="00946BD1">
            <w:pPr>
              <w:pStyle w:val="TableParagraph"/>
              <w:spacing w:before="6"/>
              <w:rPr>
                <w:rFonts w:ascii="Times New Roman" w:eastAsia="宋体" w:hAnsi="Times New Roman" w:cs="Times New Roman"/>
                <w:sz w:val="25"/>
                <w:szCs w:val="25"/>
                <w:lang w:eastAsia="zh-CN"/>
              </w:rPr>
            </w:pPr>
          </w:p>
        </w:tc>
      </w:tr>
      <w:tr w:rsidR="009F1B99" w14:paraId="32C8E4ED"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9942EBA" w14:textId="77777777" w:rsidR="009F1B99" w:rsidRDefault="009F1B9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04D16CF1" w14:textId="77777777" w:rsidR="009F1B99" w:rsidRDefault="009F1B9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14D0515" w14:textId="77777777" w:rsidR="009F1B99" w:rsidRDefault="009F1B9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600319F5" w14:textId="77777777" w:rsidR="009F1B99" w:rsidRDefault="009F1B99" w:rsidP="009F1B99">
      <w:pPr>
        <w:pStyle w:val="3"/>
        <w:rPr>
          <w:rFonts w:ascii="Helvetica" w:hAnsi="Helvetica" w:cs="Helvetica"/>
          <w:color w:val="111111"/>
          <w:sz w:val="23"/>
          <w:szCs w:val="23"/>
        </w:rPr>
      </w:pPr>
      <w:bookmarkStart w:id="51" w:name="_Toc5206130"/>
      <w:bookmarkStart w:id="52" w:name="_Toc5208487"/>
      <w:bookmarkStart w:id="53" w:name="_Toc5206280"/>
      <w:bookmarkStart w:id="54" w:name="_Toc5192572"/>
      <w:bookmarkStart w:id="55" w:name="_Toc5632210"/>
      <w:r>
        <w:t>2.</w:t>
      </w:r>
      <w:r>
        <w:rPr>
          <w:rFonts w:hint="eastAsia"/>
        </w:rPr>
        <w:t>3.</w:t>
      </w:r>
      <w:r>
        <w:rPr>
          <w:rFonts w:hint="eastAsia"/>
          <w:lang w:eastAsia="zh-CN"/>
        </w:rPr>
        <w:t>4</w:t>
      </w:r>
      <w:r>
        <w:rPr>
          <w:rFonts w:hint="eastAsia"/>
        </w:rPr>
        <w:t xml:space="preserve"> </w:t>
      </w:r>
      <w:r>
        <w:t>User Wants to Quit the Application</w:t>
      </w:r>
      <w:bookmarkEnd w:id="51"/>
      <w:bookmarkEnd w:id="52"/>
      <w:bookmarkEnd w:id="53"/>
      <w:bookmarkEnd w:id="54"/>
      <w:bookmarkEnd w:id="55"/>
    </w:p>
    <w:tbl>
      <w:tblPr>
        <w:tblStyle w:val="af6"/>
        <w:tblW w:w="8630" w:type="dxa"/>
        <w:tblInd w:w="113" w:type="dxa"/>
        <w:tblLayout w:type="fixed"/>
        <w:tblLook w:val="04A0" w:firstRow="1" w:lastRow="0" w:firstColumn="1" w:lastColumn="0" w:noHBand="0" w:noVBand="1"/>
      </w:tblPr>
      <w:tblGrid>
        <w:gridCol w:w="1980"/>
        <w:gridCol w:w="3118"/>
        <w:gridCol w:w="3532"/>
      </w:tblGrid>
      <w:tr w:rsidR="009F1B99" w14:paraId="7EAC7479" w14:textId="77777777" w:rsidTr="00946BD1">
        <w:tc>
          <w:tcPr>
            <w:tcW w:w="1980" w:type="dxa"/>
          </w:tcPr>
          <w:p w14:paraId="7207BF3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6650" w:type="dxa"/>
            <w:gridSpan w:val="2"/>
          </w:tcPr>
          <w:p w14:paraId="2E40954D"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User Wants to Quit the Application</w:t>
            </w:r>
          </w:p>
        </w:tc>
      </w:tr>
      <w:tr w:rsidR="009F1B99" w14:paraId="7FC20775" w14:textId="77777777" w:rsidTr="00946BD1">
        <w:tc>
          <w:tcPr>
            <w:tcW w:w="1980" w:type="dxa"/>
          </w:tcPr>
          <w:p w14:paraId="38FD4D6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68903805"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9F1B99" w14:paraId="26FC3EC2" w14:textId="77777777" w:rsidTr="00946BD1">
        <w:tc>
          <w:tcPr>
            <w:tcW w:w="1980" w:type="dxa"/>
          </w:tcPr>
          <w:p w14:paraId="51A5061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42E6B00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9F1B99" w14:paraId="159B65F9" w14:textId="77777777" w:rsidTr="00946BD1">
        <w:tc>
          <w:tcPr>
            <w:tcW w:w="1980" w:type="dxa"/>
          </w:tcPr>
          <w:p w14:paraId="36006B20"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491A6B83"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9F1B99" w14:paraId="4D6E2EF9" w14:textId="77777777" w:rsidTr="00946BD1">
        <w:tc>
          <w:tcPr>
            <w:tcW w:w="1980" w:type="dxa"/>
          </w:tcPr>
          <w:p w14:paraId="05A3ABB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72FF7666"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Quit</w:t>
            </w:r>
          </w:p>
        </w:tc>
      </w:tr>
      <w:tr w:rsidR="009F1B99" w14:paraId="0BA6A88F" w14:textId="77777777" w:rsidTr="00946BD1">
        <w:tc>
          <w:tcPr>
            <w:tcW w:w="1980" w:type="dxa"/>
          </w:tcPr>
          <w:p w14:paraId="170CF37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6E5742C"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Close the application and save the username and password</w:t>
            </w:r>
          </w:p>
        </w:tc>
      </w:tr>
      <w:tr w:rsidR="009F1B99" w14:paraId="4EEA536A" w14:textId="77777777" w:rsidTr="00946BD1">
        <w:tc>
          <w:tcPr>
            <w:tcW w:w="1980" w:type="dxa"/>
          </w:tcPr>
          <w:p w14:paraId="139D30F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106D5F36"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ave the username and password, and terminate the application</w:t>
            </w:r>
          </w:p>
        </w:tc>
      </w:tr>
      <w:tr w:rsidR="009F1B99" w14:paraId="55B5C077" w14:textId="77777777" w:rsidTr="00946BD1">
        <w:tc>
          <w:tcPr>
            <w:tcW w:w="1980" w:type="dxa"/>
          </w:tcPr>
          <w:p w14:paraId="0E8ED736"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18E2F3F5"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9F1B99" w14:paraId="1561738F" w14:textId="77777777" w:rsidTr="00946BD1">
        <w:tc>
          <w:tcPr>
            <w:tcW w:w="1980" w:type="dxa"/>
          </w:tcPr>
          <w:p w14:paraId="38A5737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3E4C6F95"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User presses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r>
      <w:tr w:rsidR="009F1B99" w14:paraId="0BE26C27" w14:textId="77777777" w:rsidTr="00946BD1">
        <w:tc>
          <w:tcPr>
            <w:tcW w:w="1980" w:type="dxa"/>
          </w:tcPr>
          <w:p w14:paraId="569AF2E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165DD2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w:t>
            </w:r>
          </w:p>
        </w:tc>
      </w:tr>
      <w:tr w:rsidR="009F1B99" w14:paraId="69C66083" w14:textId="77777777" w:rsidTr="00946BD1">
        <w:tc>
          <w:tcPr>
            <w:tcW w:w="1980" w:type="dxa"/>
          </w:tcPr>
          <w:p w14:paraId="085BCA1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4465B258"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0C77C4D2"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S</w:t>
            </w:r>
            <w:r>
              <w:rPr>
                <w:rFonts w:ascii="Times New Roman" w:eastAsiaTheme="minorHAnsi" w:hAnsiTheme="minorHAnsi" w:cstheme="minorBidi"/>
                <w:spacing w:val="-2"/>
                <w:w w:val="115"/>
                <w:kern w:val="0"/>
                <w:szCs w:val="22"/>
              </w:rPr>
              <w:t>ystem</w:t>
            </w:r>
          </w:p>
        </w:tc>
      </w:tr>
      <w:tr w:rsidR="009F1B99" w14:paraId="489BA359" w14:textId="77777777" w:rsidTr="00946BD1">
        <w:tc>
          <w:tcPr>
            <w:tcW w:w="1980" w:type="dxa"/>
          </w:tcPr>
          <w:p w14:paraId="7A717294"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6D4594A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Press </w:t>
            </w:r>
            <w:r>
              <w:rPr>
                <w:rFonts w:ascii="Times New Roman"/>
                <w:spacing w:val="-2"/>
                <w:w w:val="115"/>
                <w:kern w:val="0"/>
                <w:sz w:val="20"/>
              </w:rPr>
              <w:t>“</w:t>
            </w:r>
            <w:r>
              <w:rPr>
                <w:rFonts w:ascii="Times New Roman"/>
                <w:spacing w:val="-2"/>
                <w:w w:val="115"/>
                <w:kern w:val="0"/>
                <w:sz w:val="20"/>
              </w:rPr>
              <w:t>back</w:t>
            </w:r>
            <w:r>
              <w:rPr>
                <w:rFonts w:ascii="Times New Roman"/>
                <w:spacing w:val="-2"/>
                <w:w w:val="115"/>
                <w:kern w:val="0"/>
                <w:sz w:val="20"/>
              </w:rPr>
              <w:t>”</w:t>
            </w:r>
            <w:r>
              <w:rPr>
                <w:rFonts w:ascii="Times New Roman"/>
                <w:spacing w:val="-2"/>
                <w:w w:val="115"/>
                <w:kern w:val="0"/>
                <w:sz w:val="20"/>
              </w:rPr>
              <w:t xml:space="preserve"> twice in two seconds.</w:t>
            </w:r>
          </w:p>
        </w:tc>
        <w:tc>
          <w:tcPr>
            <w:tcW w:w="3532" w:type="dxa"/>
          </w:tcPr>
          <w:p w14:paraId="21655C88" w14:textId="77777777" w:rsidR="009F1B99" w:rsidRDefault="009F1B99" w:rsidP="00946BD1">
            <w:pPr>
              <w:pStyle w:val="ad"/>
              <w:rPr>
                <w:rFonts w:ascii="Times New Roman" w:eastAsiaTheme="minorHAnsi" w:hAnsiTheme="minorHAnsi" w:cstheme="minorBidi"/>
                <w:spacing w:val="-2"/>
                <w:w w:val="115"/>
                <w:kern w:val="0"/>
                <w:szCs w:val="22"/>
              </w:rPr>
            </w:pPr>
          </w:p>
        </w:tc>
      </w:tr>
      <w:tr w:rsidR="009F1B99" w14:paraId="1E6672F2" w14:textId="77777777" w:rsidTr="00946BD1">
        <w:tc>
          <w:tcPr>
            <w:tcW w:w="1980" w:type="dxa"/>
          </w:tcPr>
          <w:p w14:paraId="15D67449" w14:textId="77777777" w:rsidR="009F1B99" w:rsidRDefault="009F1B99" w:rsidP="00946BD1">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p>
        </w:tc>
        <w:tc>
          <w:tcPr>
            <w:tcW w:w="3118" w:type="dxa"/>
          </w:tcPr>
          <w:p w14:paraId="5F37DE06" w14:textId="77777777" w:rsidR="009F1B99" w:rsidRDefault="009F1B99" w:rsidP="00946BD1">
            <w:pPr>
              <w:pStyle w:val="ad"/>
              <w:rPr>
                <w:rFonts w:ascii="Times New Roman" w:eastAsiaTheme="minorHAnsi" w:hAnsiTheme="minorHAnsi" w:cstheme="minorBidi"/>
                <w:spacing w:val="-2"/>
                <w:w w:val="115"/>
                <w:kern w:val="0"/>
                <w:szCs w:val="22"/>
              </w:rPr>
            </w:pPr>
          </w:p>
        </w:tc>
        <w:tc>
          <w:tcPr>
            <w:tcW w:w="3532" w:type="dxa"/>
          </w:tcPr>
          <w:p w14:paraId="7D4D6D49"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Save username and password.</w:t>
            </w:r>
          </w:p>
        </w:tc>
      </w:tr>
      <w:tr w:rsidR="009F1B99" w14:paraId="4360BDC3" w14:textId="77777777" w:rsidTr="00946BD1">
        <w:tc>
          <w:tcPr>
            <w:tcW w:w="1980" w:type="dxa"/>
          </w:tcPr>
          <w:p w14:paraId="5B547744" w14:textId="77777777" w:rsidR="009F1B99" w:rsidRDefault="009F1B99" w:rsidP="00946BD1">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p>
        </w:tc>
        <w:tc>
          <w:tcPr>
            <w:tcW w:w="3118" w:type="dxa"/>
          </w:tcPr>
          <w:p w14:paraId="5270653C" w14:textId="77777777" w:rsidR="009F1B99" w:rsidRDefault="009F1B99" w:rsidP="00946BD1">
            <w:pPr>
              <w:pStyle w:val="ad"/>
              <w:rPr>
                <w:rFonts w:ascii="Times New Roman" w:eastAsiaTheme="minorHAnsi" w:hAnsiTheme="minorHAnsi" w:cstheme="minorBidi"/>
                <w:spacing w:val="-2"/>
                <w:w w:val="115"/>
                <w:kern w:val="0"/>
                <w:szCs w:val="22"/>
              </w:rPr>
            </w:pPr>
          </w:p>
        </w:tc>
        <w:tc>
          <w:tcPr>
            <w:tcW w:w="3532" w:type="dxa"/>
          </w:tcPr>
          <w:p w14:paraId="3CE8A077"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Terminates itself.</w:t>
            </w:r>
          </w:p>
        </w:tc>
      </w:tr>
      <w:tr w:rsidR="009F1B99" w14:paraId="35D103E6" w14:textId="77777777" w:rsidTr="00946BD1">
        <w:tc>
          <w:tcPr>
            <w:tcW w:w="1980" w:type="dxa"/>
          </w:tcPr>
          <w:p w14:paraId="715CB515"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Exception Flows</w:t>
            </w:r>
          </w:p>
        </w:tc>
        <w:tc>
          <w:tcPr>
            <w:tcW w:w="3118" w:type="dxa"/>
          </w:tcPr>
          <w:p w14:paraId="0C9BDF44" w14:textId="77777777" w:rsidR="009F1B99" w:rsidRDefault="009F1B99" w:rsidP="00946BD1">
            <w:pPr>
              <w:pStyle w:val="ad"/>
              <w:rPr>
                <w:rFonts w:ascii="Times New Roman" w:eastAsiaTheme="minorHAnsi" w:hAnsiTheme="minorHAnsi" w:cstheme="minorBidi"/>
                <w:spacing w:val="-2"/>
                <w:w w:val="115"/>
                <w:kern w:val="0"/>
                <w:szCs w:val="22"/>
              </w:rPr>
            </w:pPr>
          </w:p>
        </w:tc>
        <w:tc>
          <w:tcPr>
            <w:tcW w:w="3532" w:type="dxa"/>
          </w:tcPr>
          <w:p w14:paraId="52D0F843" w14:textId="77777777" w:rsidR="009F1B99" w:rsidRDefault="009F1B99" w:rsidP="00946BD1">
            <w:pPr>
              <w:pStyle w:val="ad"/>
              <w:rPr>
                <w:rFonts w:ascii="Times New Roman" w:eastAsiaTheme="minorHAnsi" w:hAnsiTheme="minorHAnsi" w:cstheme="minorBidi"/>
                <w:spacing w:val="-2"/>
                <w:w w:val="115"/>
                <w:kern w:val="0"/>
                <w:szCs w:val="22"/>
              </w:rPr>
            </w:pPr>
          </w:p>
        </w:tc>
      </w:tr>
      <w:tr w:rsidR="009F1B99" w14:paraId="3CDF5942" w14:textId="77777777" w:rsidTr="00946BD1">
        <w:tc>
          <w:tcPr>
            <w:tcW w:w="1980" w:type="dxa"/>
          </w:tcPr>
          <w:p w14:paraId="2E8F5510" w14:textId="77777777" w:rsidR="009F1B99" w:rsidRDefault="009F1B99" w:rsidP="00946BD1">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2</w:t>
            </w:r>
            <w:r>
              <w:rPr>
                <w:rFonts w:ascii="Times New Roman" w:eastAsiaTheme="minorHAnsi" w:hAnsiTheme="minorHAnsi" w:cstheme="minorBidi"/>
                <w:spacing w:val="-2"/>
                <w:w w:val="115"/>
                <w:kern w:val="0"/>
                <w:szCs w:val="22"/>
              </w:rPr>
              <w:t>.2</w:t>
            </w:r>
          </w:p>
        </w:tc>
        <w:tc>
          <w:tcPr>
            <w:tcW w:w="3118" w:type="dxa"/>
          </w:tcPr>
          <w:p w14:paraId="4BBF1DBB" w14:textId="004268F5" w:rsidR="009F1B99" w:rsidRDefault="003233C2"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User f</w:t>
            </w:r>
            <w:r w:rsidR="009F1B99">
              <w:rPr>
                <w:rFonts w:ascii="Times New Roman" w:eastAsiaTheme="minorHAnsi" w:hAnsiTheme="minorHAnsi" w:cstheme="minorBidi"/>
                <w:spacing w:val="-2"/>
                <w:w w:val="115"/>
                <w:kern w:val="0"/>
                <w:szCs w:val="22"/>
              </w:rPr>
              <w:t>orces</w:t>
            </w:r>
            <w:r>
              <w:rPr>
                <w:rFonts w:ascii="Times New Roman" w:eastAsiaTheme="minorHAnsi" w:hAnsiTheme="minorHAnsi" w:cstheme="minorBidi"/>
                <w:spacing w:val="-2"/>
                <w:w w:val="115"/>
                <w:kern w:val="0"/>
                <w:szCs w:val="22"/>
              </w:rPr>
              <w:t xml:space="preserve"> shutdown</w:t>
            </w:r>
            <w:r w:rsidR="009F1B99">
              <w:rPr>
                <w:rFonts w:ascii="Times New Roman" w:eastAsiaTheme="minorHAnsi" w:hAnsiTheme="minorHAnsi" w:cstheme="minorBidi"/>
                <w:spacing w:val="-2"/>
                <w:w w:val="115"/>
                <w:kern w:val="0"/>
                <w:szCs w:val="22"/>
              </w:rPr>
              <w:t xml:space="preserve"> (by shutting down </w:t>
            </w:r>
            <w:r>
              <w:rPr>
                <w:rFonts w:ascii="Times New Roman" w:eastAsiaTheme="minorHAnsi" w:hAnsiTheme="minorHAnsi" w:cstheme="minorBidi"/>
                <w:spacing w:val="-2"/>
                <w:w w:val="115"/>
                <w:kern w:val="0"/>
                <w:szCs w:val="22"/>
              </w:rPr>
              <w:t>his</w:t>
            </w:r>
            <w:r w:rsidR="009F1B99">
              <w:rPr>
                <w:rFonts w:ascii="Times New Roman" w:eastAsiaTheme="minorHAnsi" w:hAnsiTheme="minorHAnsi" w:cstheme="minorBidi"/>
                <w:spacing w:val="-2"/>
                <w:w w:val="115"/>
                <w:kern w:val="0"/>
                <w:szCs w:val="22"/>
              </w:rPr>
              <w:t xml:space="preserve"> machine, using Android's Force Quit, etc.).</w:t>
            </w:r>
          </w:p>
        </w:tc>
        <w:tc>
          <w:tcPr>
            <w:tcW w:w="3532" w:type="dxa"/>
          </w:tcPr>
          <w:p w14:paraId="7DE45D61" w14:textId="77777777" w:rsidR="009F1B99" w:rsidRDefault="009F1B99" w:rsidP="00946BD1">
            <w:pPr>
              <w:pStyle w:val="ad"/>
              <w:rPr>
                <w:rFonts w:ascii="Times New Roman" w:eastAsiaTheme="minorHAnsi" w:hAnsiTheme="minorHAnsi" w:cstheme="minorBidi"/>
                <w:spacing w:val="-2"/>
                <w:w w:val="115"/>
                <w:kern w:val="0"/>
                <w:szCs w:val="22"/>
              </w:rPr>
            </w:pPr>
          </w:p>
        </w:tc>
      </w:tr>
      <w:tr w:rsidR="009F1B99" w14:paraId="2D374303" w14:textId="77777777" w:rsidTr="00946BD1">
        <w:tc>
          <w:tcPr>
            <w:tcW w:w="1980" w:type="dxa"/>
          </w:tcPr>
          <w:p w14:paraId="5F701F1A" w14:textId="77777777" w:rsidR="009F1B99" w:rsidRDefault="009F1B99" w:rsidP="00946BD1">
            <w:pPr>
              <w:pStyle w:val="ad"/>
              <w:jc w:val="right"/>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3</w:t>
            </w:r>
            <w:r>
              <w:rPr>
                <w:rFonts w:ascii="Times New Roman" w:eastAsiaTheme="minorHAnsi" w:hAnsiTheme="minorHAnsi" w:cstheme="minorBidi"/>
                <w:spacing w:val="-2"/>
                <w:w w:val="115"/>
                <w:kern w:val="0"/>
                <w:szCs w:val="22"/>
              </w:rPr>
              <w:t>.2</w:t>
            </w:r>
          </w:p>
        </w:tc>
        <w:tc>
          <w:tcPr>
            <w:tcW w:w="3118" w:type="dxa"/>
          </w:tcPr>
          <w:p w14:paraId="6B661863" w14:textId="77777777" w:rsidR="009F1B99" w:rsidRDefault="009F1B99" w:rsidP="00946BD1">
            <w:pPr>
              <w:pStyle w:val="ad"/>
              <w:rPr>
                <w:rFonts w:ascii="Times New Roman" w:eastAsiaTheme="minorHAnsi" w:hAnsiTheme="minorHAnsi" w:cstheme="minorBidi"/>
                <w:spacing w:val="-2"/>
                <w:w w:val="115"/>
                <w:kern w:val="0"/>
                <w:szCs w:val="22"/>
              </w:rPr>
            </w:pPr>
          </w:p>
        </w:tc>
        <w:tc>
          <w:tcPr>
            <w:tcW w:w="3532" w:type="dxa"/>
          </w:tcPr>
          <w:p w14:paraId="46C2760A"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t>D</w:t>
            </w:r>
            <w:r>
              <w:rPr>
                <w:rFonts w:ascii="Times New Roman" w:eastAsiaTheme="minorHAnsi" w:hAnsiTheme="minorHAnsi" w:cstheme="minorBidi"/>
                <w:spacing w:val="-2"/>
                <w:w w:val="115"/>
                <w:kern w:val="0"/>
                <w:szCs w:val="22"/>
              </w:rPr>
              <w:t>o nothing.</w:t>
            </w:r>
          </w:p>
        </w:tc>
      </w:tr>
      <w:tr w:rsidR="009F1B99" w14:paraId="3C3B1831" w14:textId="77777777" w:rsidTr="00946BD1">
        <w:tc>
          <w:tcPr>
            <w:tcW w:w="1980" w:type="dxa"/>
          </w:tcPr>
          <w:p w14:paraId="3C129AB7"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Postconditions</w:t>
            </w:r>
          </w:p>
        </w:tc>
        <w:tc>
          <w:tcPr>
            <w:tcW w:w="6650" w:type="dxa"/>
            <w:gridSpan w:val="2"/>
          </w:tcPr>
          <w:p w14:paraId="30C6230B"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spacing w:val="-2"/>
                <w:w w:val="115"/>
                <w:kern w:val="0"/>
                <w:szCs w:val="22"/>
              </w:rPr>
              <w:t xml:space="preserve">If a user explored a room, app should save this room for </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rooms</w:t>
            </w:r>
            <w:r>
              <w:rPr>
                <w:rFonts w:ascii="Times New Roman" w:eastAsiaTheme="minorHAnsi" w:hAnsiTheme="minorHAnsi" w:cstheme="minorBidi"/>
                <w:spacing w:val="-2"/>
                <w:w w:val="115"/>
                <w:kern w:val="0"/>
                <w:szCs w:val="22"/>
              </w:rPr>
              <w:t>”</w:t>
            </w:r>
            <w:r>
              <w:rPr>
                <w:rFonts w:ascii="Times New Roman" w:eastAsiaTheme="minorHAnsi" w:hAnsiTheme="minorHAnsi" w:cstheme="minorBidi"/>
                <w:spacing w:val="-2"/>
                <w:w w:val="115"/>
                <w:kern w:val="0"/>
                <w:szCs w:val="22"/>
              </w:rPr>
              <w:t xml:space="preserve"> interface.</w:t>
            </w:r>
          </w:p>
        </w:tc>
      </w:tr>
      <w:tr w:rsidR="009F1B99" w14:paraId="3BA25AD9" w14:textId="77777777" w:rsidTr="00946BD1">
        <w:tc>
          <w:tcPr>
            <w:tcW w:w="1980" w:type="dxa"/>
          </w:tcPr>
          <w:p w14:paraId="421BD64F"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hint="eastAsia"/>
                <w:spacing w:val="-2"/>
                <w:w w:val="115"/>
                <w:kern w:val="0"/>
                <w:szCs w:val="22"/>
              </w:rPr>
              <w:lastRenderedPageBreak/>
              <w:t>U</w:t>
            </w:r>
            <w:r>
              <w:rPr>
                <w:rFonts w:ascii="Times New Roman" w:eastAsiaTheme="minorHAnsi" w:hAnsiTheme="minorHAnsi" w:cstheme="minorBidi"/>
                <w:spacing w:val="-2"/>
                <w:w w:val="115"/>
                <w:kern w:val="0"/>
                <w:szCs w:val="22"/>
              </w:rPr>
              <w:t>ser case diagram</w:t>
            </w:r>
          </w:p>
        </w:tc>
        <w:tc>
          <w:tcPr>
            <w:tcW w:w="6650" w:type="dxa"/>
            <w:gridSpan w:val="2"/>
          </w:tcPr>
          <w:p w14:paraId="40F96B9E" w14:textId="77777777" w:rsidR="009F1B99" w:rsidRDefault="009F1B99" w:rsidP="00946BD1">
            <w:pPr>
              <w:pStyle w:val="ad"/>
              <w:rPr>
                <w:rFonts w:ascii="Times New Roman" w:eastAsiaTheme="minorHAnsi" w:hAnsiTheme="minorHAnsi" w:cstheme="minorBidi"/>
                <w:spacing w:val="-2"/>
                <w:w w:val="115"/>
                <w:kern w:val="0"/>
                <w:szCs w:val="22"/>
              </w:rPr>
            </w:pPr>
            <w:r>
              <w:rPr>
                <w:rFonts w:ascii="Times New Roman" w:eastAsiaTheme="minorHAnsi" w:hAnsiTheme="minorHAnsi" w:cstheme="minorBidi"/>
                <w:noProof/>
                <w:spacing w:val="-2"/>
                <w:w w:val="115"/>
                <w:szCs w:val="22"/>
                <w:lang w:eastAsia="zh-CN"/>
              </w:rPr>
              <w:drawing>
                <wp:inline distT="0" distB="0" distL="0" distR="0" wp14:anchorId="0DB6B606" wp14:editId="3571BDA7">
                  <wp:extent cx="4057650" cy="22002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4081834" cy="2213589"/>
                          </a:xfrm>
                          <a:prstGeom prst="rect">
                            <a:avLst/>
                          </a:prstGeom>
                        </pic:spPr>
                      </pic:pic>
                    </a:graphicData>
                  </a:graphic>
                </wp:inline>
              </w:drawing>
            </w:r>
          </w:p>
        </w:tc>
      </w:tr>
    </w:tbl>
    <w:p w14:paraId="5E84177D" w14:textId="3EA73AA2" w:rsidR="009F1B99" w:rsidRDefault="009F1B99" w:rsidP="009F1B99">
      <w:pPr>
        <w:pStyle w:val="3"/>
      </w:pPr>
      <w:bookmarkStart w:id="56" w:name="_Toc5192573"/>
      <w:bookmarkStart w:id="57" w:name="_Toc5208488"/>
      <w:bookmarkStart w:id="58" w:name="_Toc5206131"/>
      <w:bookmarkStart w:id="59" w:name="_Toc5206281"/>
      <w:bookmarkStart w:id="60" w:name="_Toc5632211"/>
      <w:r>
        <w:t>2.</w:t>
      </w:r>
      <w:r>
        <w:rPr>
          <w:rFonts w:hint="eastAsia"/>
        </w:rPr>
        <w:t>3.</w:t>
      </w:r>
      <w:r>
        <w:rPr>
          <w:rFonts w:hint="eastAsia"/>
          <w:lang w:eastAsia="zh-CN"/>
        </w:rPr>
        <w:t>5</w:t>
      </w:r>
      <w:r>
        <w:rPr>
          <w:rFonts w:hint="eastAsia"/>
        </w:rPr>
        <w:t xml:space="preserve"> </w:t>
      </w:r>
      <w:r>
        <w:t xml:space="preserve">User Wants to </w:t>
      </w:r>
      <w:r w:rsidR="003233C2">
        <w:t>Browse</w:t>
      </w:r>
      <w:r>
        <w:rPr>
          <w:rFonts w:hint="eastAsia"/>
        </w:rPr>
        <w:t xml:space="preserve"> </w:t>
      </w:r>
      <w:r>
        <w:t>the List of Rooms</w:t>
      </w:r>
      <w:bookmarkEnd w:id="56"/>
      <w:bookmarkEnd w:id="57"/>
      <w:bookmarkEnd w:id="58"/>
      <w:bookmarkEnd w:id="59"/>
      <w:bookmarkEnd w:id="60"/>
    </w:p>
    <w:tbl>
      <w:tblPr>
        <w:tblStyle w:val="af6"/>
        <w:tblW w:w="8630" w:type="dxa"/>
        <w:tblInd w:w="113" w:type="dxa"/>
        <w:tblLayout w:type="fixed"/>
        <w:tblLook w:val="04A0" w:firstRow="1" w:lastRow="0" w:firstColumn="1" w:lastColumn="0" w:noHBand="0" w:noVBand="1"/>
      </w:tblPr>
      <w:tblGrid>
        <w:gridCol w:w="1980"/>
        <w:gridCol w:w="3118"/>
        <w:gridCol w:w="3532"/>
      </w:tblGrid>
      <w:tr w:rsidR="009F1B99" w14:paraId="55AC7169" w14:textId="77777777" w:rsidTr="00946BD1">
        <w:tc>
          <w:tcPr>
            <w:tcW w:w="1980" w:type="dxa"/>
          </w:tcPr>
          <w:p w14:paraId="0C85FC64" w14:textId="77777777" w:rsidR="009F1B99" w:rsidRDefault="009F1B99" w:rsidP="00946BD1">
            <w:pPr>
              <w:pStyle w:val="TableParagraph"/>
              <w:spacing w:before="27"/>
              <w:ind w:left="27"/>
              <w:rPr>
                <w:rFonts w:ascii="Times New Roman"/>
                <w:spacing w:val="-2"/>
                <w:w w:val="115"/>
                <w:kern w:val="0"/>
                <w:sz w:val="20"/>
              </w:rPr>
            </w:pPr>
            <w:bookmarkStart w:id="61" w:name="_Hlk5132579"/>
            <w:r>
              <w:rPr>
                <w:rFonts w:ascii="Times New Roman"/>
                <w:spacing w:val="-2"/>
                <w:w w:val="115"/>
                <w:kern w:val="0"/>
                <w:sz w:val="20"/>
              </w:rPr>
              <w:t>Use Case</w:t>
            </w:r>
          </w:p>
        </w:tc>
        <w:tc>
          <w:tcPr>
            <w:tcW w:w="6650" w:type="dxa"/>
            <w:gridSpan w:val="2"/>
          </w:tcPr>
          <w:p w14:paraId="0B3043F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Rooms</w:t>
            </w:r>
          </w:p>
        </w:tc>
      </w:tr>
      <w:tr w:rsidR="009F1B99" w14:paraId="2E00B719" w14:textId="77777777" w:rsidTr="00946BD1">
        <w:tc>
          <w:tcPr>
            <w:tcW w:w="1980" w:type="dxa"/>
          </w:tcPr>
          <w:p w14:paraId="5387ADB3"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6650" w:type="dxa"/>
            <w:gridSpan w:val="2"/>
          </w:tcPr>
          <w:p w14:paraId="171F7CBA"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9F1B99" w14:paraId="02064814" w14:textId="77777777" w:rsidTr="00946BD1">
        <w:tc>
          <w:tcPr>
            <w:tcW w:w="1980" w:type="dxa"/>
          </w:tcPr>
          <w:p w14:paraId="6C7D178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6650" w:type="dxa"/>
            <w:gridSpan w:val="2"/>
          </w:tcPr>
          <w:p w14:paraId="15FC103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9F1B99" w14:paraId="37F5F968" w14:textId="77777777" w:rsidTr="00946BD1">
        <w:tc>
          <w:tcPr>
            <w:tcW w:w="1980" w:type="dxa"/>
          </w:tcPr>
          <w:p w14:paraId="4607C8A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6650" w:type="dxa"/>
            <w:gridSpan w:val="2"/>
          </w:tcPr>
          <w:p w14:paraId="33AABBDE"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9F1B99" w14:paraId="2EA830C7" w14:textId="77777777" w:rsidTr="00946BD1">
        <w:tc>
          <w:tcPr>
            <w:tcW w:w="1980" w:type="dxa"/>
          </w:tcPr>
          <w:p w14:paraId="726DE8BD"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6650" w:type="dxa"/>
            <w:gridSpan w:val="2"/>
          </w:tcPr>
          <w:p w14:paraId="7D869251"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Display the list of rooms in specific buildings.</w:t>
            </w:r>
          </w:p>
        </w:tc>
      </w:tr>
      <w:tr w:rsidR="009F1B99" w14:paraId="439A7A27" w14:textId="77777777" w:rsidTr="00946BD1">
        <w:tc>
          <w:tcPr>
            <w:tcW w:w="1980" w:type="dxa"/>
          </w:tcPr>
          <w:p w14:paraId="056405C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6650" w:type="dxa"/>
            <w:gridSpan w:val="2"/>
          </w:tcPr>
          <w:p w14:paraId="693F7C8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Show the list of rooms on application.</w:t>
            </w:r>
          </w:p>
        </w:tc>
      </w:tr>
      <w:tr w:rsidR="009F1B99" w14:paraId="59C5165C" w14:textId="77777777" w:rsidTr="00946BD1">
        <w:tc>
          <w:tcPr>
            <w:tcW w:w="1980" w:type="dxa"/>
          </w:tcPr>
          <w:p w14:paraId="184CFBD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6650" w:type="dxa"/>
            <w:gridSpan w:val="2"/>
          </w:tcPr>
          <w:p w14:paraId="5C66407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rooms, and show the list of rooms on application.</w:t>
            </w:r>
          </w:p>
        </w:tc>
      </w:tr>
      <w:tr w:rsidR="009F1B99" w14:paraId="536BA634" w14:textId="77777777" w:rsidTr="00946BD1">
        <w:tc>
          <w:tcPr>
            <w:tcW w:w="1980" w:type="dxa"/>
          </w:tcPr>
          <w:p w14:paraId="78F7B98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6650" w:type="dxa"/>
            <w:gridSpan w:val="2"/>
          </w:tcPr>
          <w:p w14:paraId="5295AF1C"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9F1B99" w14:paraId="7B98C21F" w14:textId="77777777" w:rsidTr="00946BD1">
        <w:tc>
          <w:tcPr>
            <w:tcW w:w="1980" w:type="dxa"/>
          </w:tcPr>
          <w:p w14:paraId="63D3FB5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6650" w:type="dxa"/>
            <w:gridSpan w:val="2"/>
          </w:tcPr>
          <w:p w14:paraId="565E52B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building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r>
      <w:tr w:rsidR="009F1B99" w14:paraId="6AE1EE3C" w14:textId="77777777" w:rsidTr="00946BD1">
        <w:tc>
          <w:tcPr>
            <w:tcW w:w="1980" w:type="dxa"/>
          </w:tcPr>
          <w:p w14:paraId="2E5C189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6650" w:type="dxa"/>
            <w:gridSpan w:val="2"/>
          </w:tcPr>
          <w:p w14:paraId="1E2775E1"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w:t>
            </w:r>
          </w:p>
        </w:tc>
      </w:tr>
      <w:tr w:rsidR="009F1B99" w14:paraId="34704966" w14:textId="77777777" w:rsidTr="00946BD1">
        <w:tc>
          <w:tcPr>
            <w:tcW w:w="1980" w:type="dxa"/>
          </w:tcPr>
          <w:p w14:paraId="787D682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118" w:type="dxa"/>
          </w:tcPr>
          <w:p w14:paraId="7E11CA2D"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532" w:type="dxa"/>
          </w:tcPr>
          <w:p w14:paraId="0B862619"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9F1B99" w14:paraId="6975D1FC" w14:textId="77777777" w:rsidTr="00946BD1">
        <w:tc>
          <w:tcPr>
            <w:tcW w:w="1980" w:type="dxa"/>
          </w:tcPr>
          <w:p w14:paraId="52BCB05C"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118" w:type="dxa"/>
          </w:tcPr>
          <w:p w14:paraId="2BC69F40"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buildings</w:t>
            </w:r>
            <w:r>
              <w:rPr>
                <w:rFonts w:ascii="Times New Roman"/>
                <w:spacing w:val="-2"/>
                <w:w w:val="115"/>
                <w:kern w:val="0"/>
                <w:sz w:val="20"/>
              </w:rPr>
              <w:t>”</w:t>
            </w:r>
            <w:r>
              <w:rPr>
                <w:rFonts w:ascii="Times New Roman"/>
                <w:spacing w:val="-2"/>
                <w:w w:val="115"/>
                <w:kern w:val="0"/>
                <w:sz w:val="20"/>
              </w:rPr>
              <w:t xml:space="preserve"> tab.</w:t>
            </w:r>
          </w:p>
        </w:tc>
        <w:tc>
          <w:tcPr>
            <w:tcW w:w="3532" w:type="dxa"/>
          </w:tcPr>
          <w:p w14:paraId="7DD82E51" w14:textId="77777777" w:rsidR="009F1B99" w:rsidRDefault="009F1B99" w:rsidP="00946BD1">
            <w:pPr>
              <w:pStyle w:val="TableParagraph"/>
              <w:spacing w:before="27"/>
              <w:ind w:left="27"/>
              <w:rPr>
                <w:rFonts w:ascii="Times New Roman"/>
                <w:spacing w:val="-2"/>
                <w:w w:val="115"/>
                <w:kern w:val="0"/>
                <w:sz w:val="20"/>
              </w:rPr>
            </w:pPr>
          </w:p>
        </w:tc>
      </w:tr>
      <w:tr w:rsidR="009F1B99" w14:paraId="1FF142B5" w14:textId="77777777" w:rsidTr="00946BD1">
        <w:tc>
          <w:tcPr>
            <w:tcW w:w="1980" w:type="dxa"/>
          </w:tcPr>
          <w:p w14:paraId="6805946D"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118" w:type="dxa"/>
          </w:tcPr>
          <w:p w14:paraId="391BF84F" w14:textId="77777777" w:rsidR="009F1B99" w:rsidRDefault="009F1B99" w:rsidP="00946BD1">
            <w:pPr>
              <w:pStyle w:val="TableParagraph"/>
              <w:spacing w:before="27"/>
              <w:ind w:left="27"/>
              <w:rPr>
                <w:rFonts w:ascii="Times New Roman"/>
                <w:spacing w:val="-2"/>
                <w:w w:val="115"/>
                <w:kern w:val="0"/>
                <w:sz w:val="20"/>
              </w:rPr>
            </w:pPr>
          </w:p>
        </w:tc>
        <w:tc>
          <w:tcPr>
            <w:tcW w:w="3532" w:type="dxa"/>
          </w:tcPr>
          <w:p w14:paraId="0111B8F5"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rooms.</w:t>
            </w:r>
          </w:p>
        </w:tc>
      </w:tr>
      <w:tr w:rsidR="009F1B99" w14:paraId="0E06167B" w14:textId="77777777" w:rsidTr="00946BD1">
        <w:tc>
          <w:tcPr>
            <w:tcW w:w="1980" w:type="dxa"/>
          </w:tcPr>
          <w:p w14:paraId="0598D9F9"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118" w:type="dxa"/>
          </w:tcPr>
          <w:p w14:paraId="53EED79F" w14:textId="77777777" w:rsidR="009F1B99" w:rsidRDefault="009F1B99" w:rsidP="00946BD1">
            <w:pPr>
              <w:pStyle w:val="TableParagraph"/>
              <w:spacing w:before="27"/>
              <w:ind w:left="27"/>
              <w:rPr>
                <w:rFonts w:ascii="Times New Roman"/>
                <w:spacing w:val="-2"/>
                <w:w w:val="115"/>
                <w:kern w:val="0"/>
                <w:sz w:val="20"/>
              </w:rPr>
            </w:pPr>
          </w:p>
        </w:tc>
        <w:tc>
          <w:tcPr>
            <w:tcW w:w="3532" w:type="dxa"/>
          </w:tcPr>
          <w:p w14:paraId="0CD2CCC3"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The application displays the response of server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r>
      <w:tr w:rsidR="009F1B99" w14:paraId="2FF8B092" w14:textId="77777777" w:rsidTr="00946BD1">
        <w:tc>
          <w:tcPr>
            <w:tcW w:w="1980" w:type="dxa"/>
          </w:tcPr>
          <w:p w14:paraId="1A9924A8"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118" w:type="dxa"/>
          </w:tcPr>
          <w:p w14:paraId="00200ED0" w14:textId="77777777" w:rsidR="009F1B99" w:rsidRDefault="009F1B99" w:rsidP="00946BD1">
            <w:pPr>
              <w:pStyle w:val="TableParagraph"/>
              <w:spacing w:before="27"/>
              <w:ind w:left="27"/>
              <w:rPr>
                <w:rFonts w:ascii="Times New Roman"/>
                <w:spacing w:val="-2"/>
                <w:w w:val="115"/>
                <w:kern w:val="0"/>
                <w:sz w:val="20"/>
              </w:rPr>
            </w:pPr>
          </w:p>
        </w:tc>
        <w:tc>
          <w:tcPr>
            <w:tcW w:w="3532" w:type="dxa"/>
          </w:tcPr>
          <w:p w14:paraId="68E4E381" w14:textId="77777777" w:rsidR="009F1B99" w:rsidRDefault="009F1B99" w:rsidP="00946BD1">
            <w:pPr>
              <w:pStyle w:val="TableParagraph"/>
              <w:spacing w:before="27"/>
              <w:ind w:left="27"/>
              <w:rPr>
                <w:rFonts w:ascii="Times New Roman"/>
                <w:spacing w:val="-2"/>
                <w:w w:val="115"/>
                <w:kern w:val="0"/>
                <w:sz w:val="20"/>
              </w:rPr>
            </w:pPr>
          </w:p>
        </w:tc>
      </w:tr>
      <w:tr w:rsidR="009F1B99" w14:paraId="7FDAE5D3" w14:textId="77777777" w:rsidTr="00946BD1">
        <w:tc>
          <w:tcPr>
            <w:tcW w:w="1980" w:type="dxa"/>
          </w:tcPr>
          <w:p w14:paraId="729A97B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118" w:type="dxa"/>
          </w:tcPr>
          <w:p w14:paraId="2FBA6C85"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rooms in chosen building</w:t>
            </w:r>
            <w:r>
              <w:rPr>
                <w:rFonts w:ascii="Times New Roman"/>
                <w:spacing w:val="-2"/>
                <w:w w:val="115"/>
                <w:kern w:val="0"/>
                <w:sz w:val="20"/>
              </w:rPr>
              <w:t>”</w:t>
            </w:r>
            <w:r>
              <w:rPr>
                <w:rFonts w:ascii="Times New Roman"/>
                <w:spacing w:val="-2"/>
                <w:w w:val="115"/>
                <w:kern w:val="0"/>
                <w:sz w:val="20"/>
              </w:rPr>
              <w:t>.</w:t>
            </w:r>
          </w:p>
        </w:tc>
        <w:tc>
          <w:tcPr>
            <w:tcW w:w="3532" w:type="dxa"/>
          </w:tcPr>
          <w:p w14:paraId="1DE1F0AD" w14:textId="77777777" w:rsidR="009F1B99" w:rsidRDefault="009F1B99" w:rsidP="00946BD1">
            <w:pPr>
              <w:pStyle w:val="TableParagraph"/>
              <w:spacing w:before="27"/>
              <w:ind w:left="27"/>
              <w:rPr>
                <w:rFonts w:ascii="Times New Roman"/>
                <w:spacing w:val="-2"/>
                <w:w w:val="115"/>
                <w:kern w:val="0"/>
                <w:sz w:val="20"/>
              </w:rPr>
            </w:pPr>
          </w:p>
        </w:tc>
      </w:tr>
      <w:tr w:rsidR="009F1B99" w14:paraId="6441A440" w14:textId="77777777" w:rsidTr="00946BD1">
        <w:tc>
          <w:tcPr>
            <w:tcW w:w="1980" w:type="dxa"/>
          </w:tcPr>
          <w:p w14:paraId="0BAFCCB6"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118" w:type="dxa"/>
          </w:tcPr>
          <w:p w14:paraId="724D1BBC" w14:textId="77777777" w:rsidR="009F1B99" w:rsidRDefault="009F1B99" w:rsidP="00946BD1">
            <w:pPr>
              <w:pStyle w:val="TableParagraph"/>
              <w:spacing w:before="27"/>
              <w:ind w:left="27"/>
              <w:rPr>
                <w:rFonts w:ascii="Times New Roman"/>
                <w:spacing w:val="-2"/>
                <w:w w:val="115"/>
                <w:kern w:val="0"/>
                <w:sz w:val="20"/>
              </w:rPr>
            </w:pPr>
          </w:p>
        </w:tc>
        <w:tc>
          <w:tcPr>
            <w:tcW w:w="3532" w:type="dxa"/>
          </w:tcPr>
          <w:p w14:paraId="132DEF4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9F1B99" w14:paraId="40A6010D" w14:textId="77777777" w:rsidTr="00946BD1">
        <w:tc>
          <w:tcPr>
            <w:tcW w:w="1980" w:type="dxa"/>
          </w:tcPr>
          <w:p w14:paraId="4547183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6650" w:type="dxa"/>
            <w:gridSpan w:val="2"/>
          </w:tcPr>
          <w:p w14:paraId="5378140C"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9F1B99" w14:paraId="12573471" w14:textId="77777777" w:rsidTr="00946BD1">
        <w:tc>
          <w:tcPr>
            <w:tcW w:w="1980" w:type="dxa"/>
          </w:tcPr>
          <w:p w14:paraId="3B8330C1"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6650" w:type="dxa"/>
            <w:gridSpan w:val="2"/>
          </w:tcPr>
          <w:p w14:paraId="32F23E92" w14:textId="77777777" w:rsidR="009F1B99" w:rsidRDefault="009F1B99" w:rsidP="00946BD1">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67856F5B" wp14:editId="050DDF09">
                  <wp:extent cx="3987800" cy="22910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4012055" cy="2305044"/>
                          </a:xfrm>
                          <a:prstGeom prst="rect">
                            <a:avLst/>
                          </a:prstGeom>
                        </pic:spPr>
                      </pic:pic>
                    </a:graphicData>
                  </a:graphic>
                </wp:inline>
              </w:drawing>
            </w:r>
          </w:p>
        </w:tc>
      </w:tr>
    </w:tbl>
    <w:p w14:paraId="36839EE1" w14:textId="1B833E97" w:rsidR="009F1B99" w:rsidRDefault="009F1B99" w:rsidP="009F1B99">
      <w:pPr>
        <w:pStyle w:val="3"/>
      </w:pPr>
      <w:bookmarkStart w:id="62" w:name="_Toc5206132"/>
      <w:bookmarkStart w:id="63" w:name="_Toc5192574"/>
      <w:bookmarkStart w:id="64" w:name="_Toc5206282"/>
      <w:bookmarkStart w:id="65" w:name="_Toc5208489"/>
      <w:bookmarkStart w:id="66" w:name="_Toc5632212"/>
      <w:bookmarkEnd w:id="61"/>
      <w:r>
        <w:t>2.</w:t>
      </w:r>
      <w:r>
        <w:rPr>
          <w:rFonts w:hint="eastAsia"/>
        </w:rPr>
        <w:t>3.</w:t>
      </w:r>
      <w:r>
        <w:rPr>
          <w:rFonts w:hint="eastAsia"/>
          <w:lang w:eastAsia="zh-CN"/>
        </w:rPr>
        <w:t>6</w:t>
      </w:r>
      <w:r>
        <w:t xml:space="preserve"> User Wants to </w:t>
      </w:r>
      <w:r w:rsidR="003233C2">
        <w:t>Browse</w:t>
      </w:r>
      <w:r w:rsidR="003233C2">
        <w:rPr>
          <w:rFonts w:hint="eastAsia"/>
        </w:rPr>
        <w:t xml:space="preserve"> </w:t>
      </w:r>
      <w:r>
        <w:t>the List of Sensors and Lights</w:t>
      </w:r>
      <w:bookmarkEnd w:id="62"/>
      <w:bookmarkEnd w:id="63"/>
      <w:bookmarkEnd w:id="64"/>
      <w:bookmarkEnd w:id="65"/>
      <w:bookmarkEnd w:id="66"/>
    </w:p>
    <w:tbl>
      <w:tblPr>
        <w:tblStyle w:val="af6"/>
        <w:tblW w:w="8743" w:type="dxa"/>
        <w:tblInd w:w="113" w:type="dxa"/>
        <w:tblLayout w:type="fixed"/>
        <w:tblLook w:val="04A0" w:firstRow="1" w:lastRow="0" w:firstColumn="1" w:lastColumn="0" w:noHBand="0" w:noVBand="1"/>
      </w:tblPr>
      <w:tblGrid>
        <w:gridCol w:w="1720"/>
        <w:gridCol w:w="3352"/>
        <w:gridCol w:w="3671"/>
      </w:tblGrid>
      <w:tr w:rsidR="009F1B99" w14:paraId="0CFF264A" w14:textId="77777777" w:rsidTr="00946BD1">
        <w:tc>
          <w:tcPr>
            <w:tcW w:w="1720" w:type="dxa"/>
          </w:tcPr>
          <w:p w14:paraId="7272F0A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 Case</w:t>
            </w:r>
          </w:p>
        </w:tc>
        <w:tc>
          <w:tcPr>
            <w:tcW w:w="7023" w:type="dxa"/>
            <w:gridSpan w:val="2"/>
          </w:tcPr>
          <w:p w14:paraId="3E884656"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User Wants to Look the List of Sensors and Lights</w:t>
            </w:r>
          </w:p>
        </w:tc>
      </w:tr>
      <w:tr w:rsidR="009F1B99" w14:paraId="1C0C6E09" w14:textId="77777777" w:rsidTr="00946BD1">
        <w:tc>
          <w:tcPr>
            <w:tcW w:w="1720" w:type="dxa"/>
          </w:tcPr>
          <w:p w14:paraId="336C9E9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Version</w:t>
            </w:r>
          </w:p>
        </w:tc>
        <w:tc>
          <w:tcPr>
            <w:tcW w:w="7023" w:type="dxa"/>
            <w:gridSpan w:val="2"/>
          </w:tcPr>
          <w:p w14:paraId="690C685C"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r>
              <w:rPr>
                <w:rFonts w:ascii="Times New Roman"/>
                <w:spacing w:val="-2"/>
                <w:w w:val="115"/>
                <w:kern w:val="0"/>
                <w:sz w:val="20"/>
              </w:rPr>
              <w:t>.0</w:t>
            </w:r>
          </w:p>
        </w:tc>
      </w:tr>
      <w:tr w:rsidR="009F1B99" w14:paraId="1C78436A" w14:textId="77777777" w:rsidTr="00946BD1">
        <w:tc>
          <w:tcPr>
            <w:tcW w:w="1720" w:type="dxa"/>
          </w:tcPr>
          <w:p w14:paraId="23E6163B"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Author</w:t>
            </w:r>
          </w:p>
        </w:tc>
        <w:tc>
          <w:tcPr>
            <w:tcW w:w="7023" w:type="dxa"/>
            <w:gridSpan w:val="2"/>
          </w:tcPr>
          <w:p w14:paraId="4CEF896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Rui </w:t>
            </w:r>
            <w:proofErr w:type="spellStart"/>
            <w:r>
              <w:rPr>
                <w:rFonts w:ascii="Times New Roman"/>
                <w:spacing w:val="-2"/>
                <w:w w:val="115"/>
                <w:kern w:val="0"/>
                <w:sz w:val="20"/>
              </w:rPr>
              <w:t>Raposo</w:t>
            </w:r>
            <w:proofErr w:type="spellEnd"/>
            <w:r>
              <w:rPr>
                <w:rFonts w:ascii="Times New Roman"/>
                <w:spacing w:val="-2"/>
                <w:w w:val="115"/>
                <w:kern w:val="0"/>
                <w:sz w:val="20"/>
              </w:rPr>
              <w:t xml:space="preserve">, </w:t>
            </w:r>
            <w:proofErr w:type="spellStart"/>
            <w:r>
              <w:rPr>
                <w:rFonts w:ascii="Times New Roman"/>
                <w:spacing w:val="-2"/>
                <w:w w:val="115"/>
                <w:kern w:val="0"/>
                <w:sz w:val="20"/>
              </w:rPr>
              <w:t>Hongfan</w:t>
            </w:r>
            <w:proofErr w:type="spellEnd"/>
            <w:r>
              <w:rPr>
                <w:rFonts w:ascii="Times New Roman"/>
                <w:spacing w:val="-2"/>
                <w:w w:val="115"/>
                <w:kern w:val="0"/>
                <w:sz w:val="20"/>
              </w:rPr>
              <w:t xml:space="preserve"> Zhang</w:t>
            </w:r>
          </w:p>
        </w:tc>
      </w:tr>
      <w:tr w:rsidR="009F1B99" w14:paraId="67FEB780" w14:textId="77777777" w:rsidTr="00946BD1">
        <w:tc>
          <w:tcPr>
            <w:tcW w:w="1720" w:type="dxa"/>
          </w:tcPr>
          <w:p w14:paraId="4CBEF60D"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Source</w:t>
            </w:r>
          </w:p>
        </w:tc>
        <w:tc>
          <w:tcPr>
            <w:tcW w:w="7023" w:type="dxa"/>
            <w:gridSpan w:val="2"/>
          </w:tcPr>
          <w:p w14:paraId="54F22192"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D</w:t>
            </w:r>
            <w:r>
              <w:rPr>
                <w:rFonts w:ascii="Times New Roman"/>
                <w:spacing w:val="-2"/>
                <w:w w:val="115"/>
                <w:kern w:val="0"/>
                <w:sz w:val="20"/>
              </w:rPr>
              <w:t>irectly from Portuguese teacher</w:t>
            </w:r>
          </w:p>
        </w:tc>
      </w:tr>
      <w:tr w:rsidR="009F1B99" w14:paraId="67C409FB" w14:textId="77777777" w:rsidTr="00946BD1">
        <w:tc>
          <w:tcPr>
            <w:tcW w:w="1720" w:type="dxa"/>
          </w:tcPr>
          <w:p w14:paraId="31D2A50F"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Purpose</w:t>
            </w:r>
          </w:p>
        </w:tc>
        <w:tc>
          <w:tcPr>
            <w:tcW w:w="7023" w:type="dxa"/>
            <w:gridSpan w:val="2"/>
          </w:tcPr>
          <w:p w14:paraId="7912F81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Display the list of sensors and lights in specific rooms.</w:t>
            </w:r>
          </w:p>
        </w:tc>
      </w:tr>
      <w:tr w:rsidR="009F1B99" w14:paraId="23DD7657" w14:textId="77777777" w:rsidTr="00946BD1">
        <w:tc>
          <w:tcPr>
            <w:tcW w:w="1720" w:type="dxa"/>
          </w:tcPr>
          <w:p w14:paraId="66BFBF9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Goals</w:t>
            </w:r>
          </w:p>
        </w:tc>
        <w:tc>
          <w:tcPr>
            <w:tcW w:w="7023" w:type="dxa"/>
            <w:gridSpan w:val="2"/>
          </w:tcPr>
          <w:p w14:paraId="6526FDA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Show the list of sensors and lights on application.</w:t>
            </w:r>
          </w:p>
        </w:tc>
      </w:tr>
      <w:tr w:rsidR="009F1B99" w14:paraId="3031FA12" w14:textId="77777777" w:rsidTr="00946BD1">
        <w:tc>
          <w:tcPr>
            <w:tcW w:w="1720" w:type="dxa"/>
          </w:tcPr>
          <w:p w14:paraId="0211A17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Summary</w:t>
            </w:r>
          </w:p>
        </w:tc>
        <w:tc>
          <w:tcPr>
            <w:tcW w:w="7023" w:type="dxa"/>
            <w:gridSpan w:val="2"/>
          </w:tcPr>
          <w:p w14:paraId="796B9B4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Ask servers for information about sensors and lights, and show the list of sensors and lights on application.</w:t>
            </w:r>
          </w:p>
        </w:tc>
      </w:tr>
      <w:tr w:rsidR="009F1B99" w14:paraId="297D90D2" w14:textId="77777777" w:rsidTr="00946BD1">
        <w:tc>
          <w:tcPr>
            <w:tcW w:w="1720" w:type="dxa"/>
          </w:tcPr>
          <w:p w14:paraId="08536354"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Actors</w:t>
            </w:r>
          </w:p>
        </w:tc>
        <w:tc>
          <w:tcPr>
            <w:tcW w:w="7023" w:type="dxa"/>
            <w:gridSpan w:val="2"/>
          </w:tcPr>
          <w:p w14:paraId="02163861"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r>
      <w:tr w:rsidR="009F1B99" w14:paraId="409748EE" w14:textId="77777777" w:rsidTr="00946BD1">
        <w:tc>
          <w:tcPr>
            <w:tcW w:w="1720" w:type="dxa"/>
          </w:tcPr>
          <w:p w14:paraId="512988E1"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Trigger</w:t>
            </w:r>
          </w:p>
        </w:tc>
        <w:tc>
          <w:tcPr>
            <w:tcW w:w="7023" w:type="dxa"/>
            <w:gridSpan w:val="2"/>
          </w:tcPr>
          <w:p w14:paraId="4175003F" w14:textId="264F915E"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User click specific rooms in </w:t>
            </w:r>
            <w:r>
              <w:rPr>
                <w:rFonts w:ascii="Times New Roman"/>
                <w:spacing w:val="-2"/>
                <w:w w:val="115"/>
                <w:kern w:val="0"/>
                <w:sz w:val="20"/>
              </w:rPr>
              <w:t>“</w:t>
            </w:r>
            <w:r w:rsidR="003233C2">
              <w:rPr>
                <w:rFonts w:ascii="Times New Roman"/>
                <w:spacing w:val="-2"/>
                <w:w w:val="115"/>
                <w:kern w:val="0"/>
                <w:sz w:val="20"/>
              </w:rPr>
              <w:t>rooms</w:t>
            </w:r>
            <w:bookmarkStart w:id="67" w:name="_GoBack"/>
            <w:bookmarkEnd w:id="67"/>
            <w:r>
              <w:rPr>
                <w:rFonts w:ascii="Times New Roman"/>
                <w:spacing w:val="-2"/>
                <w:w w:val="115"/>
                <w:kern w:val="0"/>
                <w:sz w:val="20"/>
              </w:rPr>
              <w:t>”</w:t>
            </w:r>
            <w:r>
              <w:rPr>
                <w:rFonts w:ascii="Times New Roman"/>
                <w:spacing w:val="-2"/>
                <w:w w:val="115"/>
                <w:kern w:val="0"/>
                <w:sz w:val="20"/>
              </w:rPr>
              <w:t xml:space="preserve"> tab.</w:t>
            </w:r>
          </w:p>
        </w:tc>
      </w:tr>
      <w:tr w:rsidR="009F1B99" w14:paraId="4BA97C5E" w14:textId="77777777" w:rsidTr="00946BD1">
        <w:tc>
          <w:tcPr>
            <w:tcW w:w="1720" w:type="dxa"/>
          </w:tcPr>
          <w:p w14:paraId="06D5965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Precondition</w:t>
            </w:r>
          </w:p>
        </w:tc>
        <w:tc>
          <w:tcPr>
            <w:tcW w:w="7023" w:type="dxa"/>
            <w:gridSpan w:val="2"/>
          </w:tcPr>
          <w:p w14:paraId="4AF59D8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is open and running. User is logged. User has chosen a building.</w:t>
            </w:r>
          </w:p>
        </w:tc>
      </w:tr>
      <w:tr w:rsidR="009F1B99" w14:paraId="73F07E95" w14:textId="77777777" w:rsidTr="00946BD1">
        <w:tc>
          <w:tcPr>
            <w:tcW w:w="1720" w:type="dxa"/>
          </w:tcPr>
          <w:p w14:paraId="4014F5B2"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Basic Flow</w:t>
            </w:r>
          </w:p>
        </w:tc>
        <w:tc>
          <w:tcPr>
            <w:tcW w:w="3352" w:type="dxa"/>
          </w:tcPr>
          <w:p w14:paraId="7F227571"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U</w:t>
            </w:r>
            <w:r>
              <w:rPr>
                <w:rFonts w:ascii="Times New Roman"/>
                <w:spacing w:val="-2"/>
                <w:w w:val="115"/>
                <w:kern w:val="0"/>
                <w:sz w:val="20"/>
              </w:rPr>
              <w:t>ser</w:t>
            </w:r>
          </w:p>
        </w:tc>
        <w:tc>
          <w:tcPr>
            <w:tcW w:w="3671" w:type="dxa"/>
          </w:tcPr>
          <w:p w14:paraId="680070B3"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S</w:t>
            </w:r>
            <w:r>
              <w:rPr>
                <w:rFonts w:ascii="Times New Roman"/>
                <w:spacing w:val="-2"/>
                <w:w w:val="115"/>
                <w:kern w:val="0"/>
                <w:sz w:val="20"/>
              </w:rPr>
              <w:t>ystem</w:t>
            </w:r>
          </w:p>
        </w:tc>
      </w:tr>
      <w:tr w:rsidR="009F1B99" w14:paraId="7E6AE5DB" w14:textId="77777777" w:rsidTr="00946BD1">
        <w:tc>
          <w:tcPr>
            <w:tcW w:w="1720" w:type="dxa"/>
          </w:tcPr>
          <w:p w14:paraId="6C35081F"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1</w:t>
            </w:r>
          </w:p>
        </w:tc>
        <w:tc>
          <w:tcPr>
            <w:tcW w:w="3352" w:type="dxa"/>
          </w:tcPr>
          <w:p w14:paraId="49857FF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The user clicks specific rooms in </w:t>
            </w:r>
            <w:r>
              <w:rPr>
                <w:rFonts w:ascii="Times New Roman"/>
                <w:spacing w:val="-2"/>
                <w:w w:val="115"/>
                <w:kern w:val="0"/>
                <w:sz w:val="20"/>
              </w:rPr>
              <w:t>“</w:t>
            </w:r>
            <w:r>
              <w:rPr>
                <w:rFonts w:ascii="Times New Roman"/>
                <w:spacing w:val="-2"/>
                <w:w w:val="115"/>
                <w:kern w:val="0"/>
                <w:sz w:val="20"/>
              </w:rPr>
              <w:t>rooms</w:t>
            </w:r>
            <w:r>
              <w:rPr>
                <w:rFonts w:ascii="Times New Roman"/>
                <w:spacing w:val="-2"/>
                <w:w w:val="115"/>
                <w:kern w:val="0"/>
                <w:sz w:val="20"/>
              </w:rPr>
              <w:t>”</w:t>
            </w:r>
            <w:r>
              <w:rPr>
                <w:rFonts w:ascii="Times New Roman"/>
                <w:spacing w:val="-2"/>
                <w:w w:val="115"/>
                <w:kern w:val="0"/>
                <w:sz w:val="20"/>
              </w:rPr>
              <w:t xml:space="preserve"> tab.</w:t>
            </w:r>
          </w:p>
        </w:tc>
        <w:tc>
          <w:tcPr>
            <w:tcW w:w="3671" w:type="dxa"/>
          </w:tcPr>
          <w:p w14:paraId="218B7742" w14:textId="77777777" w:rsidR="009F1B99" w:rsidRDefault="009F1B99" w:rsidP="00946BD1">
            <w:pPr>
              <w:pStyle w:val="TableParagraph"/>
              <w:spacing w:before="27"/>
              <w:ind w:left="27"/>
              <w:rPr>
                <w:rFonts w:ascii="Times New Roman"/>
                <w:spacing w:val="-2"/>
                <w:w w:val="115"/>
                <w:kern w:val="0"/>
                <w:sz w:val="20"/>
              </w:rPr>
            </w:pPr>
          </w:p>
        </w:tc>
      </w:tr>
      <w:tr w:rsidR="009F1B99" w14:paraId="5BB719DC" w14:textId="77777777" w:rsidTr="00946BD1">
        <w:tc>
          <w:tcPr>
            <w:tcW w:w="1720" w:type="dxa"/>
          </w:tcPr>
          <w:p w14:paraId="6600FC51"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2</w:t>
            </w:r>
          </w:p>
        </w:tc>
        <w:tc>
          <w:tcPr>
            <w:tcW w:w="3352" w:type="dxa"/>
          </w:tcPr>
          <w:p w14:paraId="4EDC8FB5" w14:textId="77777777" w:rsidR="009F1B99" w:rsidRDefault="009F1B99" w:rsidP="00946BD1">
            <w:pPr>
              <w:pStyle w:val="TableParagraph"/>
              <w:spacing w:before="27"/>
              <w:ind w:left="27"/>
              <w:rPr>
                <w:rFonts w:ascii="Times New Roman"/>
                <w:spacing w:val="-2"/>
                <w:w w:val="115"/>
                <w:kern w:val="0"/>
                <w:sz w:val="20"/>
              </w:rPr>
            </w:pPr>
          </w:p>
        </w:tc>
        <w:tc>
          <w:tcPr>
            <w:tcW w:w="3671" w:type="dxa"/>
          </w:tcPr>
          <w:p w14:paraId="7E81FC40"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asks the server for a list of sensors and lights.</w:t>
            </w:r>
          </w:p>
        </w:tc>
      </w:tr>
      <w:tr w:rsidR="009F1B99" w14:paraId="6B7C8D5F" w14:textId="77777777" w:rsidTr="00946BD1">
        <w:tc>
          <w:tcPr>
            <w:tcW w:w="1720" w:type="dxa"/>
          </w:tcPr>
          <w:p w14:paraId="1A67FB72"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t>3</w:t>
            </w:r>
          </w:p>
        </w:tc>
        <w:tc>
          <w:tcPr>
            <w:tcW w:w="3352" w:type="dxa"/>
          </w:tcPr>
          <w:p w14:paraId="2225F4D2" w14:textId="77777777" w:rsidR="009F1B99" w:rsidRDefault="009F1B99" w:rsidP="00946BD1">
            <w:pPr>
              <w:pStyle w:val="TableParagraph"/>
              <w:spacing w:before="27"/>
              <w:ind w:left="27"/>
              <w:rPr>
                <w:rFonts w:ascii="Times New Roman"/>
                <w:spacing w:val="-2"/>
                <w:w w:val="115"/>
                <w:kern w:val="0"/>
                <w:sz w:val="20"/>
              </w:rPr>
            </w:pPr>
          </w:p>
        </w:tc>
        <w:tc>
          <w:tcPr>
            <w:tcW w:w="3671" w:type="dxa"/>
          </w:tcPr>
          <w:p w14:paraId="252DDCC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The application displays the response of server.</w:t>
            </w:r>
          </w:p>
        </w:tc>
      </w:tr>
      <w:tr w:rsidR="009F1B99" w14:paraId="0C592113" w14:textId="77777777" w:rsidTr="00946BD1">
        <w:tc>
          <w:tcPr>
            <w:tcW w:w="1720" w:type="dxa"/>
          </w:tcPr>
          <w:p w14:paraId="24485ABE"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Exception Flows</w:t>
            </w:r>
          </w:p>
        </w:tc>
        <w:tc>
          <w:tcPr>
            <w:tcW w:w="3352" w:type="dxa"/>
          </w:tcPr>
          <w:p w14:paraId="06CDEDCA" w14:textId="77777777" w:rsidR="009F1B99" w:rsidRDefault="009F1B99" w:rsidP="00946BD1">
            <w:pPr>
              <w:pStyle w:val="TableParagraph"/>
              <w:spacing w:before="27"/>
              <w:ind w:left="27"/>
              <w:rPr>
                <w:rFonts w:ascii="Times New Roman"/>
                <w:spacing w:val="-2"/>
                <w:w w:val="115"/>
                <w:kern w:val="0"/>
                <w:sz w:val="20"/>
              </w:rPr>
            </w:pPr>
          </w:p>
        </w:tc>
        <w:tc>
          <w:tcPr>
            <w:tcW w:w="3671" w:type="dxa"/>
          </w:tcPr>
          <w:p w14:paraId="25280BCB" w14:textId="77777777" w:rsidR="009F1B99" w:rsidRDefault="009F1B99" w:rsidP="00946BD1">
            <w:pPr>
              <w:pStyle w:val="TableParagraph"/>
              <w:spacing w:before="27"/>
              <w:ind w:left="27"/>
              <w:rPr>
                <w:rFonts w:ascii="Times New Roman"/>
                <w:spacing w:val="-2"/>
                <w:w w:val="115"/>
                <w:kern w:val="0"/>
                <w:sz w:val="20"/>
              </w:rPr>
            </w:pPr>
          </w:p>
        </w:tc>
      </w:tr>
      <w:tr w:rsidR="009F1B99" w14:paraId="47BEE241" w14:textId="77777777" w:rsidTr="00946BD1">
        <w:tc>
          <w:tcPr>
            <w:tcW w:w="1720" w:type="dxa"/>
          </w:tcPr>
          <w:p w14:paraId="52567D77"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2.2</w:t>
            </w:r>
          </w:p>
        </w:tc>
        <w:tc>
          <w:tcPr>
            <w:tcW w:w="3352" w:type="dxa"/>
          </w:tcPr>
          <w:p w14:paraId="5B18147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 xml:space="preserve">If application cannot get the list, a dialog prompts that </w:t>
            </w:r>
            <w:r>
              <w:rPr>
                <w:rFonts w:ascii="Times New Roman"/>
                <w:spacing w:val="-2"/>
                <w:w w:val="115"/>
                <w:kern w:val="0"/>
                <w:sz w:val="20"/>
              </w:rPr>
              <w:t>“</w:t>
            </w:r>
            <w:r>
              <w:rPr>
                <w:rFonts w:ascii="Times New Roman"/>
                <w:spacing w:val="-2"/>
                <w:w w:val="115"/>
                <w:kern w:val="0"/>
                <w:sz w:val="20"/>
              </w:rPr>
              <w:t>Cannot get the list of sensors and lights in chosen room</w:t>
            </w:r>
            <w:r>
              <w:rPr>
                <w:rFonts w:ascii="Times New Roman"/>
                <w:spacing w:val="-2"/>
                <w:w w:val="115"/>
                <w:kern w:val="0"/>
                <w:sz w:val="20"/>
              </w:rPr>
              <w:t>”</w:t>
            </w:r>
            <w:r>
              <w:rPr>
                <w:rFonts w:ascii="Times New Roman"/>
                <w:spacing w:val="-2"/>
                <w:w w:val="115"/>
                <w:kern w:val="0"/>
                <w:sz w:val="20"/>
              </w:rPr>
              <w:t>.</w:t>
            </w:r>
          </w:p>
        </w:tc>
        <w:tc>
          <w:tcPr>
            <w:tcW w:w="3671" w:type="dxa"/>
          </w:tcPr>
          <w:p w14:paraId="45D6426B" w14:textId="77777777" w:rsidR="009F1B99" w:rsidRDefault="009F1B99" w:rsidP="00946BD1">
            <w:pPr>
              <w:pStyle w:val="TableParagraph"/>
              <w:spacing w:before="27"/>
              <w:ind w:left="27"/>
              <w:rPr>
                <w:rFonts w:ascii="Times New Roman"/>
                <w:spacing w:val="-2"/>
                <w:w w:val="115"/>
                <w:kern w:val="0"/>
                <w:sz w:val="20"/>
              </w:rPr>
            </w:pPr>
          </w:p>
        </w:tc>
      </w:tr>
      <w:tr w:rsidR="009F1B99" w14:paraId="6A320617" w14:textId="77777777" w:rsidTr="00946BD1">
        <w:tc>
          <w:tcPr>
            <w:tcW w:w="1720" w:type="dxa"/>
          </w:tcPr>
          <w:p w14:paraId="00FABA3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3.2</w:t>
            </w:r>
          </w:p>
        </w:tc>
        <w:tc>
          <w:tcPr>
            <w:tcW w:w="3352" w:type="dxa"/>
          </w:tcPr>
          <w:p w14:paraId="2DC6D1AF" w14:textId="77777777" w:rsidR="009F1B99" w:rsidRDefault="009F1B99" w:rsidP="00946BD1">
            <w:pPr>
              <w:pStyle w:val="TableParagraph"/>
              <w:spacing w:before="27"/>
              <w:ind w:left="27"/>
              <w:rPr>
                <w:rFonts w:ascii="Times New Roman"/>
                <w:spacing w:val="-2"/>
                <w:w w:val="115"/>
                <w:kern w:val="0"/>
                <w:sz w:val="20"/>
              </w:rPr>
            </w:pPr>
          </w:p>
        </w:tc>
        <w:tc>
          <w:tcPr>
            <w:tcW w:w="3671" w:type="dxa"/>
          </w:tcPr>
          <w:p w14:paraId="3F66EA29"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Go to 1</w:t>
            </w:r>
          </w:p>
        </w:tc>
      </w:tr>
      <w:tr w:rsidR="009F1B99" w14:paraId="47A1BAB7" w14:textId="77777777" w:rsidTr="00946BD1">
        <w:tc>
          <w:tcPr>
            <w:tcW w:w="1720" w:type="dxa"/>
          </w:tcPr>
          <w:p w14:paraId="1C2084C3"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Postconditions</w:t>
            </w:r>
          </w:p>
        </w:tc>
        <w:tc>
          <w:tcPr>
            <w:tcW w:w="7023" w:type="dxa"/>
            <w:gridSpan w:val="2"/>
          </w:tcPr>
          <w:p w14:paraId="2691EF9A" w14:textId="77777777" w:rsidR="009F1B99" w:rsidRDefault="009F1B99" w:rsidP="00946BD1">
            <w:pPr>
              <w:pStyle w:val="TableParagraph"/>
              <w:spacing w:before="27"/>
              <w:ind w:left="27"/>
              <w:rPr>
                <w:rFonts w:ascii="Times New Roman"/>
                <w:spacing w:val="-2"/>
                <w:w w:val="115"/>
                <w:kern w:val="0"/>
                <w:sz w:val="20"/>
              </w:rPr>
            </w:pPr>
            <w:r>
              <w:rPr>
                <w:rFonts w:ascii="Times New Roman"/>
                <w:spacing w:val="-2"/>
                <w:w w:val="115"/>
                <w:kern w:val="0"/>
                <w:sz w:val="20"/>
              </w:rPr>
              <w:t>None</w:t>
            </w:r>
          </w:p>
        </w:tc>
      </w:tr>
      <w:tr w:rsidR="009F1B99" w14:paraId="6178A71A" w14:textId="77777777" w:rsidTr="00946BD1">
        <w:tc>
          <w:tcPr>
            <w:tcW w:w="1720" w:type="dxa"/>
          </w:tcPr>
          <w:p w14:paraId="2284DB2B" w14:textId="77777777" w:rsidR="009F1B99" w:rsidRDefault="009F1B99" w:rsidP="00946BD1">
            <w:pPr>
              <w:pStyle w:val="TableParagraph"/>
              <w:spacing w:before="27"/>
              <w:ind w:left="27"/>
              <w:rPr>
                <w:rFonts w:ascii="Times New Roman"/>
                <w:spacing w:val="-2"/>
                <w:w w:val="115"/>
                <w:kern w:val="0"/>
                <w:sz w:val="20"/>
              </w:rPr>
            </w:pPr>
            <w:r>
              <w:rPr>
                <w:rFonts w:ascii="Times New Roman" w:hint="eastAsia"/>
                <w:spacing w:val="-2"/>
                <w:w w:val="115"/>
                <w:kern w:val="0"/>
                <w:sz w:val="20"/>
              </w:rPr>
              <w:lastRenderedPageBreak/>
              <w:t>U</w:t>
            </w:r>
            <w:r>
              <w:rPr>
                <w:rFonts w:ascii="Times New Roman"/>
                <w:spacing w:val="-2"/>
                <w:w w:val="115"/>
                <w:kern w:val="0"/>
                <w:sz w:val="20"/>
              </w:rPr>
              <w:t>ser case diagram</w:t>
            </w:r>
          </w:p>
        </w:tc>
        <w:tc>
          <w:tcPr>
            <w:tcW w:w="7023" w:type="dxa"/>
            <w:gridSpan w:val="2"/>
          </w:tcPr>
          <w:p w14:paraId="5DD8CE8C" w14:textId="77777777" w:rsidR="009F1B99" w:rsidRDefault="009F1B99" w:rsidP="00946BD1">
            <w:pPr>
              <w:pStyle w:val="TableParagraph"/>
              <w:spacing w:before="27"/>
              <w:ind w:left="27"/>
              <w:rPr>
                <w:rFonts w:ascii="Times New Roman"/>
                <w:spacing w:val="-2"/>
                <w:w w:val="115"/>
                <w:kern w:val="0"/>
                <w:sz w:val="20"/>
              </w:rPr>
            </w:pPr>
            <w:r>
              <w:rPr>
                <w:rFonts w:ascii="Times New Roman"/>
                <w:noProof/>
                <w:spacing w:val="-2"/>
                <w:w w:val="115"/>
                <w:sz w:val="20"/>
                <w:lang w:eastAsia="zh-CN"/>
              </w:rPr>
              <w:drawing>
                <wp:inline distT="0" distB="0" distL="0" distR="0" wp14:anchorId="0032221B" wp14:editId="1E532460">
                  <wp:extent cx="4305300" cy="2305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4305521" cy="2305168"/>
                          </a:xfrm>
                          <a:prstGeom prst="rect">
                            <a:avLst/>
                          </a:prstGeom>
                        </pic:spPr>
                      </pic:pic>
                    </a:graphicData>
                  </a:graphic>
                </wp:inline>
              </w:drawing>
            </w:r>
          </w:p>
        </w:tc>
      </w:tr>
    </w:tbl>
    <w:p w14:paraId="4511C33F" w14:textId="779770C5" w:rsidR="002D65C5" w:rsidRDefault="002D65C5" w:rsidP="002D65C5">
      <w:pPr>
        <w:pStyle w:val="3"/>
        <w:rPr>
          <w:rFonts w:eastAsia="宋体" w:cs="Times New Roman"/>
          <w:sz w:val="23"/>
          <w:szCs w:val="23"/>
          <w:lang w:eastAsia="zh-CN"/>
        </w:rPr>
      </w:pPr>
      <w:bookmarkStart w:id="68" w:name="_Toc5632213"/>
      <w:r>
        <w:t>2.</w:t>
      </w:r>
      <w:r>
        <w:rPr>
          <w:rFonts w:hint="eastAsia"/>
        </w:rPr>
        <w:t>3.</w:t>
      </w:r>
      <w:r>
        <w:rPr>
          <w:rFonts w:hint="eastAsia"/>
          <w:lang w:eastAsia="zh-CN"/>
        </w:rPr>
        <w:t>7</w:t>
      </w:r>
      <w:r>
        <w:t xml:space="preserve">: User Wants to </w:t>
      </w:r>
      <w:r w:rsidR="003233C2">
        <w:t>Browse</w:t>
      </w:r>
      <w:r w:rsidR="003233C2">
        <w:rPr>
          <w:rFonts w:hint="eastAsia"/>
        </w:rPr>
        <w:t xml:space="preserve"> </w:t>
      </w:r>
      <w:r>
        <w:t>the List of Buildings</w:t>
      </w:r>
      <w:bookmarkEnd w:id="68"/>
    </w:p>
    <w:tbl>
      <w:tblPr>
        <w:tblStyle w:val="af6"/>
        <w:tblW w:w="8630" w:type="dxa"/>
        <w:tblLayout w:type="fixed"/>
        <w:tblLook w:val="04A0" w:firstRow="1" w:lastRow="0" w:firstColumn="1" w:lastColumn="0" w:noHBand="0" w:noVBand="1"/>
      </w:tblPr>
      <w:tblGrid>
        <w:gridCol w:w="1980"/>
        <w:gridCol w:w="3118"/>
        <w:gridCol w:w="3532"/>
      </w:tblGrid>
      <w:tr w:rsidR="002D65C5" w14:paraId="74AAEED9"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557C23D3"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Use Case</w:t>
            </w:r>
          </w:p>
        </w:tc>
        <w:tc>
          <w:tcPr>
            <w:tcW w:w="6650" w:type="dxa"/>
            <w:gridSpan w:val="2"/>
            <w:tcBorders>
              <w:top w:val="single" w:sz="4" w:space="0" w:color="auto"/>
              <w:left w:val="nil"/>
              <w:bottom w:val="single" w:sz="4" w:space="0" w:color="auto"/>
              <w:right w:val="single" w:sz="4" w:space="0" w:color="auto"/>
            </w:tcBorders>
            <w:hideMark/>
          </w:tcPr>
          <w:p w14:paraId="16772AA0"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User Wants to Look the List of Buildings</w:t>
            </w:r>
          </w:p>
        </w:tc>
      </w:tr>
      <w:tr w:rsidR="002D65C5" w14:paraId="3BA71795"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5C99F9E9"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Version</w:t>
            </w:r>
          </w:p>
        </w:tc>
        <w:tc>
          <w:tcPr>
            <w:tcW w:w="6650" w:type="dxa"/>
            <w:gridSpan w:val="2"/>
            <w:tcBorders>
              <w:top w:val="single" w:sz="4" w:space="0" w:color="auto"/>
              <w:left w:val="nil"/>
              <w:bottom w:val="single" w:sz="4" w:space="0" w:color="auto"/>
              <w:right w:val="single" w:sz="4" w:space="0" w:color="auto"/>
            </w:tcBorders>
            <w:hideMark/>
          </w:tcPr>
          <w:p w14:paraId="1A153BE2"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1</w:t>
            </w:r>
            <w:r w:rsidRPr="002D65C5">
              <w:rPr>
                <w:rFonts w:ascii="Times New Roman"/>
                <w:spacing w:val="-2"/>
                <w:w w:val="115"/>
                <w:kern w:val="0"/>
                <w:sz w:val="20"/>
              </w:rPr>
              <w:t>.0</w:t>
            </w:r>
          </w:p>
        </w:tc>
      </w:tr>
      <w:tr w:rsidR="002D65C5" w14:paraId="57640CBD"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144077BD"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Author</w:t>
            </w:r>
          </w:p>
        </w:tc>
        <w:tc>
          <w:tcPr>
            <w:tcW w:w="6650" w:type="dxa"/>
            <w:gridSpan w:val="2"/>
            <w:tcBorders>
              <w:top w:val="single" w:sz="4" w:space="0" w:color="auto"/>
              <w:left w:val="nil"/>
              <w:bottom w:val="single" w:sz="4" w:space="0" w:color="auto"/>
              <w:right w:val="single" w:sz="4" w:space="0" w:color="auto"/>
            </w:tcBorders>
            <w:hideMark/>
          </w:tcPr>
          <w:p w14:paraId="083E4184"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 xml:space="preserve">Rui </w:t>
            </w:r>
            <w:proofErr w:type="spellStart"/>
            <w:r w:rsidRPr="002D65C5">
              <w:rPr>
                <w:rFonts w:ascii="Times New Roman"/>
                <w:spacing w:val="-2"/>
                <w:w w:val="115"/>
                <w:kern w:val="0"/>
                <w:sz w:val="20"/>
              </w:rPr>
              <w:t>Raposo</w:t>
            </w:r>
            <w:proofErr w:type="spellEnd"/>
            <w:r w:rsidRPr="002D65C5">
              <w:rPr>
                <w:rFonts w:ascii="Times New Roman"/>
                <w:spacing w:val="-2"/>
                <w:w w:val="115"/>
                <w:kern w:val="0"/>
                <w:sz w:val="20"/>
              </w:rPr>
              <w:t xml:space="preserve">, </w:t>
            </w:r>
            <w:proofErr w:type="spellStart"/>
            <w:r w:rsidRPr="002D65C5">
              <w:rPr>
                <w:rFonts w:ascii="Times New Roman"/>
                <w:spacing w:val="-2"/>
                <w:w w:val="115"/>
                <w:kern w:val="0"/>
                <w:sz w:val="20"/>
              </w:rPr>
              <w:t>Hongfan</w:t>
            </w:r>
            <w:proofErr w:type="spellEnd"/>
            <w:r w:rsidRPr="002D65C5">
              <w:rPr>
                <w:rFonts w:ascii="Times New Roman"/>
                <w:spacing w:val="-2"/>
                <w:w w:val="115"/>
                <w:kern w:val="0"/>
                <w:sz w:val="20"/>
              </w:rPr>
              <w:t xml:space="preserve"> Zhang</w:t>
            </w:r>
          </w:p>
        </w:tc>
      </w:tr>
      <w:tr w:rsidR="002D65C5" w14:paraId="0660C61F"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344999CF"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Source</w:t>
            </w:r>
          </w:p>
        </w:tc>
        <w:tc>
          <w:tcPr>
            <w:tcW w:w="6650" w:type="dxa"/>
            <w:gridSpan w:val="2"/>
            <w:tcBorders>
              <w:top w:val="single" w:sz="4" w:space="0" w:color="auto"/>
              <w:left w:val="nil"/>
              <w:bottom w:val="single" w:sz="4" w:space="0" w:color="auto"/>
              <w:right w:val="single" w:sz="4" w:space="0" w:color="auto"/>
            </w:tcBorders>
            <w:hideMark/>
          </w:tcPr>
          <w:p w14:paraId="069E6A4D"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D</w:t>
            </w:r>
            <w:r w:rsidRPr="002D65C5">
              <w:rPr>
                <w:rFonts w:ascii="Times New Roman"/>
                <w:spacing w:val="-2"/>
                <w:w w:val="115"/>
                <w:kern w:val="0"/>
                <w:sz w:val="20"/>
              </w:rPr>
              <w:t>irectly from Portuguese teacher</w:t>
            </w:r>
          </w:p>
        </w:tc>
      </w:tr>
      <w:tr w:rsidR="002D65C5" w14:paraId="60F3B2E4"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499D44F0"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Purpose</w:t>
            </w:r>
          </w:p>
        </w:tc>
        <w:tc>
          <w:tcPr>
            <w:tcW w:w="6650" w:type="dxa"/>
            <w:gridSpan w:val="2"/>
            <w:tcBorders>
              <w:top w:val="single" w:sz="4" w:space="0" w:color="auto"/>
              <w:left w:val="nil"/>
              <w:bottom w:val="single" w:sz="4" w:space="0" w:color="auto"/>
              <w:right w:val="single" w:sz="4" w:space="0" w:color="auto"/>
            </w:tcBorders>
            <w:hideMark/>
          </w:tcPr>
          <w:p w14:paraId="316A9570"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Display the list of buildings.</w:t>
            </w:r>
          </w:p>
        </w:tc>
      </w:tr>
      <w:tr w:rsidR="002D65C5" w14:paraId="4BC8F839"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0022C06E"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Goals</w:t>
            </w:r>
          </w:p>
        </w:tc>
        <w:tc>
          <w:tcPr>
            <w:tcW w:w="6650" w:type="dxa"/>
            <w:gridSpan w:val="2"/>
            <w:tcBorders>
              <w:top w:val="single" w:sz="4" w:space="0" w:color="auto"/>
              <w:left w:val="nil"/>
              <w:bottom w:val="single" w:sz="4" w:space="0" w:color="auto"/>
              <w:right w:val="single" w:sz="4" w:space="0" w:color="auto"/>
            </w:tcBorders>
            <w:hideMark/>
          </w:tcPr>
          <w:p w14:paraId="503CE924"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Show the list of buildings on application.</w:t>
            </w:r>
          </w:p>
        </w:tc>
      </w:tr>
      <w:tr w:rsidR="002D65C5" w14:paraId="54729925"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77E78B61"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Summary</w:t>
            </w:r>
          </w:p>
        </w:tc>
        <w:tc>
          <w:tcPr>
            <w:tcW w:w="6650" w:type="dxa"/>
            <w:gridSpan w:val="2"/>
            <w:tcBorders>
              <w:top w:val="single" w:sz="4" w:space="0" w:color="auto"/>
              <w:left w:val="nil"/>
              <w:bottom w:val="single" w:sz="4" w:space="0" w:color="auto"/>
              <w:right w:val="single" w:sz="4" w:space="0" w:color="auto"/>
            </w:tcBorders>
            <w:hideMark/>
          </w:tcPr>
          <w:p w14:paraId="08DAFEEE"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Ask servers for information about buildings, and show the list of buildings on application.</w:t>
            </w:r>
          </w:p>
        </w:tc>
      </w:tr>
      <w:tr w:rsidR="002D65C5" w14:paraId="1060D218"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4B6A127B"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Actors</w:t>
            </w:r>
          </w:p>
        </w:tc>
        <w:tc>
          <w:tcPr>
            <w:tcW w:w="6650" w:type="dxa"/>
            <w:gridSpan w:val="2"/>
            <w:tcBorders>
              <w:top w:val="single" w:sz="4" w:space="0" w:color="auto"/>
              <w:left w:val="nil"/>
              <w:bottom w:val="single" w:sz="4" w:space="0" w:color="auto"/>
              <w:right w:val="single" w:sz="4" w:space="0" w:color="auto"/>
            </w:tcBorders>
            <w:hideMark/>
          </w:tcPr>
          <w:p w14:paraId="3F53E40E"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U</w:t>
            </w:r>
            <w:r w:rsidRPr="002D65C5">
              <w:rPr>
                <w:rFonts w:ascii="Times New Roman"/>
                <w:spacing w:val="-2"/>
                <w:w w:val="115"/>
                <w:kern w:val="0"/>
                <w:sz w:val="20"/>
              </w:rPr>
              <w:t>ser</w:t>
            </w:r>
          </w:p>
        </w:tc>
      </w:tr>
      <w:tr w:rsidR="002D65C5" w14:paraId="403BF497"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6D68907F"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Trigger</w:t>
            </w:r>
          </w:p>
        </w:tc>
        <w:tc>
          <w:tcPr>
            <w:tcW w:w="6650" w:type="dxa"/>
            <w:gridSpan w:val="2"/>
            <w:tcBorders>
              <w:top w:val="single" w:sz="4" w:space="0" w:color="auto"/>
              <w:left w:val="nil"/>
              <w:bottom w:val="single" w:sz="4" w:space="0" w:color="auto"/>
              <w:right w:val="single" w:sz="4" w:space="0" w:color="auto"/>
            </w:tcBorders>
            <w:hideMark/>
          </w:tcPr>
          <w:p w14:paraId="5F7C57AA"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 xml:space="preserve">User log in or click </w:t>
            </w:r>
            <w:r w:rsidRPr="002D65C5">
              <w:rPr>
                <w:rFonts w:ascii="Times New Roman"/>
                <w:spacing w:val="-2"/>
                <w:w w:val="115"/>
                <w:kern w:val="0"/>
                <w:sz w:val="20"/>
              </w:rPr>
              <w:t>“</w:t>
            </w:r>
            <w:r w:rsidRPr="002D65C5">
              <w:rPr>
                <w:rFonts w:ascii="Times New Roman"/>
                <w:spacing w:val="-2"/>
                <w:w w:val="115"/>
                <w:kern w:val="0"/>
                <w:sz w:val="20"/>
              </w:rPr>
              <w:t>buildings</w:t>
            </w:r>
            <w:r w:rsidRPr="002D65C5">
              <w:rPr>
                <w:rFonts w:ascii="Times New Roman"/>
                <w:spacing w:val="-2"/>
                <w:w w:val="115"/>
                <w:kern w:val="0"/>
                <w:sz w:val="20"/>
              </w:rPr>
              <w:t>”</w:t>
            </w:r>
            <w:r w:rsidRPr="002D65C5">
              <w:rPr>
                <w:rFonts w:ascii="Times New Roman"/>
                <w:spacing w:val="-2"/>
                <w:w w:val="115"/>
                <w:kern w:val="0"/>
                <w:sz w:val="20"/>
              </w:rPr>
              <w:t xml:space="preserve"> tab.</w:t>
            </w:r>
          </w:p>
        </w:tc>
      </w:tr>
      <w:tr w:rsidR="002D65C5" w14:paraId="45B47CCF"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57232AE8"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Precondition</w:t>
            </w:r>
          </w:p>
        </w:tc>
        <w:tc>
          <w:tcPr>
            <w:tcW w:w="6650" w:type="dxa"/>
            <w:gridSpan w:val="2"/>
            <w:tcBorders>
              <w:top w:val="single" w:sz="4" w:space="0" w:color="auto"/>
              <w:left w:val="nil"/>
              <w:bottom w:val="single" w:sz="4" w:space="0" w:color="auto"/>
              <w:right w:val="single" w:sz="4" w:space="0" w:color="auto"/>
            </w:tcBorders>
            <w:hideMark/>
          </w:tcPr>
          <w:p w14:paraId="7B31EF41"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The application is open and running. User is logged.</w:t>
            </w:r>
          </w:p>
        </w:tc>
      </w:tr>
      <w:tr w:rsidR="002D65C5" w14:paraId="5FE200E1"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3824F621"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Basic Flow</w:t>
            </w:r>
          </w:p>
        </w:tc>
        <w:tc>
          <w:tcPr>
            <w:tcW w:w="3118" w:type="dxa"/>
            <w:tcBorders>
              <w:top w:val="single" w:sz="4" w:space="0" w:color="auto"/>
              <w:left w:val="nil"/>
              <w:bottom w:val="single" w:sz="4" w:space="0" w:color="auto"/>
              <w:right w:val="single" w:sz="4" w:space="0" w:color="auto"/>
            </w:tcBorders>
            <w:hideMark/>
          </w:tcPr>
          <w:p w14:paraId="7D031D29"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U</w:t>
            </w:r>
            <w:r w:rsidRPr="002D65C5">
              <w:rPr>
                <w:rFonts w:ascii="Times New Roman"/>
                <w:spacing w:val="-2"/>
                <w:w w:val="115"/>
                <w:kern w:val="0"/>
                <w:sz w:val="20"/>
              </w:rPr>
              <w:t>ser</w:t>
            </w:r>
          </w:p>
        </w:tc>
        <w:tc>
          <w:tcPr>
            <w:tcW w:w="3532" w:type="dxa"/>
            <w:tcBorders>
              <w:top w:val="single" w:sz="4" w:space="0" w:color="auto"/>
              <w:left w:val="nil"/>
              <w:bottom w:val="single" w:sz="4" w:space="0" w:color="auto"/>
              <w:right w:val="single" w:sz="4" w:space="0" w:color="auto"/>
            </w:tcBorders>
            <w:hideMark/>
          </w:tcPr>
          <w:p w14:paraId="7B82B18A"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S</w:t>
            </w:r>
            <w:r w:rsidRPr="002D65C5">
              <w:rPr>
                <w:rFonts w:ascii="Times New Roman"/>
                <w:spacing w:val="-2"/>
                <w:w w:val="115"/>
                <w:kern w:val="0"/>
                <w:sz w:val="20"/>
              </w:rPr>
              <w:t>ystem</w:t>
            </w:r>
          </w:p>
        </w:tc>
      </w:tr>
      <w:tr w:rsidR="002D65C5" w14:paraId="677CAB6A"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7C489A6A"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1</w:t>
            </w:r>
          </w:p>
        </w:tc>
        <w:tc>
          <w:tcPr>
            <w:tcW w:w="3118" w:type="dxa"/>
            <w:tcBorders>
              <w:top w:val="single" w:sz="4" w:space="0" w:color="auto"/>
              <w:left w:val="nil"/>
              <w:bottom w:val="single" w:sz="4" w:space="0" w:color="auto"/>
              <w:right w:val="single" w:sz="4" w:space="0" w:color="auto"/>
            </w:tcBorders>
            <w:hideMark/>
          </w:tcPr>
          <w:p w14:paraId="0858DD2E"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 xml:space="preserve">The user clicks on the tab </w:t>
            </w:r>
            <w:r w:rsidRPr="002D65C5">
              <w:rPr>
                <w:rFonts w:ascii="Times New Roman"/>
                <w:spacing w:val="-2"/>
                <w:w w:val="115"/>
                <w:kern w:val="0"/>
                <w:sz w:val="20"/>
              </w:rPr>
              <w:t>“</w:t>
            </w:r>
            <w:r w:rsidRPr="002D65C5">
              <w:rPr>
                <w:rFonts w:ascii="Times New Roman"/>
                <w:spacing w:val="-2"/>
                <w:w w:val="115"/>
                <w:kern w:val="0"/>
                <w:sz w:val="20"/>
              </w:rPr>
              <w:t>Buildings</w:t>
            </w:r>
            <w:r w:rsidRPr="002D65C5">
              <w:rPr>
                <w:rFonts w:ascii="Times New Roman"/>
                <w:spacing w:val="-2"/>
                <w:w w:val="115"/>
                <w:kern w:val="0"/>
                <w:sz w:val="20"/>
              </w:rPr>
              <w:t>”</w:t>
            </w:r>
            <w:r w:rsidRPr="002D65C5">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5429ED2D" w14:textId="77777777" w:rsidR="002D65C5" w:rsidRPr="002D65C5" w:rsidRDefault="002D65C5" w:rsidP="002D65C5">
            <w:pPr>
              <w:pStyle w:val="TableParagraph"/>
              <w:spacing w:before="27"/>
              <w:ind w:left="27"/>
              <w:rPr>
                <w:rFonts w:ascii="Times New Roman"/>
                <w:spacing w:val="-2"/>
                <w:w w:val="115"/>
                <w:kern w:val="0"/>
                <w:sz w:val="20"/>
              </w:rPr>
            </w:pPr>
          </w:p>
        </w:tc>
      </w:tr>
      <w:tr w:rsidR="002D65C5" w14:paraId="080A7F7A"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34C8FA12"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2</w:t>
            </w:r>
          </w:p>
        </w:tc>
        <w:tc>
          <w:tcPr>
            <w:tcW w:w="3118" w:type="dxa"/>
            <w:tcBorders>
              <w:top w:val="single" w:sz="4" w:space="0" w:color="auto"/>
              <w:left w:val="nil"/>
              <w:bottom w:val="single" w:sz="4" w:space="0" w:color="auto"/>
              <w:right w:val="single" w:sz="4" w:space="0" w:color="auto"/>
            </w:tcBorders>
          </w:tcPr>
          <w:p w14:paraId="1D2E41FC" w14:textId="77777777" w:rsidR="002D65C5" w:rsidRPr="002D65C5" w:rsidRDefault="002D65C5" w:rsidP="002D65C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hideMark/>
          </w:tcPr>
          <w:p w14:paraId="12A611ED"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The application asks the server for a list of buildings.</w:t>
            </w:r>
          </w:p>
        </w:tc>
      </w:tr>
      <w:tr w:rsidR="002D65C5" w14:paraId="4EB5952E"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15C91EA6"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t>3</w:t>
            </w:r>
          </w:p>
        </w:tc>
        <w:tc>
          <w:tcPr>
            <w:tcW w:w="3118" w:type="dxa"/>
            <w:tcBorders>
              <w:top w:val="single" w:sz="4" w:space="0" w:color="auto"/>
              <w:left w:val="nil"/>
              <w:bottom w:val="single" w:sz="4" w:space="0" w:color="auto"/>
              <w:right w:val="single" w:sz="4" w:space="0" w:color="auto"/>
            </w:tcBorders>
          </w:tcPr>
          <w:p w14:paraId="5FA98A0A" w14:textId="77777777" w:rsidR="002D65C5" w:rsidRPr="002D65C5" w:rsidRDefault="002D65C5" w:rsidP="002D65C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hideMark/>
          </w:tcPr>
          <w:p w14:paraId="06218345"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The application displays the response of server.</w:t>
            </w:r>
          </w:p>
        </w:tc>
      </w:tr>
      <w:tr w:rsidR="002D65C5" w14:paraId="2FD14E4C"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2728D882"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Exception Flows</w:t>
            </w:r>
          </w:p>
        </w:tc>
        <w:tc>
          <w:tcPr>
            <w:tcW w:w="3118" w:type="dxa"/>
            <w:tcBorders>
              <w:top w:val="single" w:sz="4" w:space="0" w:color="auto"/>
              <w:left w:val="nil"/>
              <w:bottom w:val="single" w:sz="4" w:space="0" w:color="auto"/>
              <w:right w:val="single" w:sz="4" w:space="0" w:color="auto"/>
            </w:tcBorders>
          </w:tcPr>
          <w:p w14:paraId="6506C20D" w14:textId="77777777" w:rsidR="002D65C5" w:rsidRPr="002D65C5" w:rsidRDefault="002D65C5" w:rsidP="002D65C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tcPr>
          <w:p w14:paraId="4F4F49DC" w14:textId="77777777" w:rsidR="002D65C5" w:rsidRPr="002D65C5" w:rsidRDefault="002D65C5" w:rsidP="002D65C5">
            <w:pPr>
              <w:pStyle w:val="TableParagraph"/>
              <w:spacing w:before="27"/>
              <w:ind w:left="27"/>
              <w:rPr>
                <w:rFonts w:ascii="Times New Roman"/>
                <w:spacing w:val="-2"/>
                <w:w w:val="115"/>
                <w:kern w:val="0"/>
                <w:sz w:val="20"/>
              </w:rPr>
            </w:pPr>
          </w:p>
        </w:tc>
      </w:tr>
      <w:tr w:rsidR="002D65C5" w14:paraId="79058833"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0BB57721"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2.2</w:t>
            </w:r>
          </w:p>
        </w:tc>
        <w:tc>
          <w:tcPr>
            <w:tcW w:w="3118" w:type="dxa"/>
            <w:tcBorders>
              <w:top w:val="single" w:sz="4" w:space="0" w:color="auto"/>
              <w:left w:val="nil"/>
              <w:bottom w:val="single" w:sz="4" w:space="0" w:color="auto"/>
              <w:right w:val="single" w:sz="4" w:space="0" w:color="auto"/>
            </w:tcBorders>
            <w:hideMark/>
          </w:tcPr>
          <w:p w14:paraId="4BA7E555"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 xml:space="preserve">If application cannot get the list, a dialog prompts that </w:t>
            </w:r>
            <w:r w:rsidRPr="002D65C5">
              <w:rPr>
                <w:rFonts w:ascii="Times New Roman"/>
                <w:spacing w:val="-2"/>
                <w:w w:val="115"/>
                <w:kern w:val="0"/>
                <w:sz w:val="20"/>
              </w:rPr>
              <w:t>“</w:t>
            </w:r>
            <w:r w:rsidRPr="002D65C5">
              <w:rPr>
                <w:rFonts w:ascii="Times New Roman"/>
                <w:spacing w:val="-2"/>
                <w:w w:val="115"/>
                <w:kern w:val="0"/>
                <w:sz w:val="20"/>
              </w:rPr>
              <w:t>Cannot get the list of building</w:t>
            </w:r>
            <w:r w:rsidRPr="002D65C5">
              <w:rPr>
                <w:rFonts w:ascii="Times New Roman"/>
                <w:spacing w:val="-2"/>
                <w:w w:val="115"/>
                <w:kern w:val="0"/>
                <w:sz w:val="20"/>
              </w:rPr>
              <w:t>”</w:t>
            </w:r>
            <w:r w:rsidRPr="002D65C5">
              <w:rPr>
                <w:rFonts w:ascii="Times New Roman"/>
                <w:spacing w:val="-2"/>
                <w:w w:val="115"/>
                <w:kern w:val="0"/>
                <w:sz w:val="20"/>
              </w:rPr>
              <w:t>.</w:t>
            </w:r>
          </w:p>
        </w:tc>
        <w:tc>
          <w:tcPr>
            <w:tcW w:w="3532" w:type="dxa"/>
            <w:tcBorders>
              <w:top w:val="single" w:sz="4" w:space="0" w:color="auto"/>
              <w:left w:val="nil"/>
              <w:bottom w:val="single" w:sz="4" w:space="0" w:color="auto"/>
              <w:right w:val="single" w:sz="4" w:space="0" w:color="auto"/>
            </w:tcBorders>
          </w:tcPr>
          <w:p w14:paraId="0315DE80" w14:textId="77777777" w:rsidR="002D65C5" w:rsidRPr="002D65C5" w:rsidRDefault="002D65C5" w:rsidP="002D65C5">
            <w:pPr>
              <w:pStyle w:val="TableParagraph"/>
              <w:spacing w:before="27"/>
              <w:ind w:left="27"/>
              <w:rPr>
                <w:rFonts w:ascii="Times New Roman"/>
                <w:spacing w:val="-2"/>
                <w:w w:val="115"/>
                <w:kern w:val="0"/>
                <w:sz w:val="20"/>
              </w:rPr>
            </w:pPr>
          </w:p>
        </w:tc>
      </w:tr>
      <w:tr w:rsidR="002D65C5" w14:paraId="66216A57"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6446F31B"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3.2</w:t>
            </w:r>
          </w:p>
        </w:tc>
        <w:tc>
          <w:tcPr>
            <w:tcW w:w="3118" w:type="dxa"/>
            <w:tcBorders>
              <w:top w:val="single" w:sz="4" w:space="0" w:color="auto"/>
              <w:left w:val="nil"/>
              <w:bottom w:val="single" w:sz="4" w:space="0" w:color="auto"/>
              <w:right w:val="single" w:sz="4" w:space="0" w:color="auto"/>
            </w:tcBorders>
          </w:tcPr>
          <w:p w14:paraId="10E936D7" w14:textId="77777777" w:rsidR="002D65C5" w:rsidRPr="002D65C5" w:rsidRDefault="002D65C5" w:rsidP="002D65C5">
            <w:pPr>
              <w:pStyle w:val="TableParagraph"/>
              <w:spacing w:before="27"/>
              <w:ind w:left="27"/>
              <w:rPr>
                <w:rFonts w:ascii="Times New Roman"/>
                <w:spacing w:val="-2"/>
                <w:w w:val="115"/>
                <w:kern w:val="0"/>
                <w:sz w:val="20"/>
              </w:rPr>
            </w:pPr>
          </w:p>
        </w:tc>
        <w:tc>
          <w:tcPr>
            <w:tcW w:w="3532" w:type="dxa"/>
            <w:tcBorders>
              <w:top w:val="single" w:sz="4" w:space="0" w:color="auto"/>
              <w:left w:val="nil"/>
              <w:bottom w:val="single" w:sz="4" w:space="0" w:color="auto"/>
              <w:right w:val="single" w:sz="4" w:space="0" w:color="auto"/>
            </w:tcBorders>
            <w:hideMark/>
          </w:tcPr>
          <w:p w14:paraId="5DE99C63"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Go to 1</w:t>
            </w:r>
          </w:p>
        </w:tc>
      </w:tr>
      <w:tr w:rsidR="002D65C5" w14:paraId="372BBDF6"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2AF9666C"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Postconditions</w:t>
            </w:r>
          </w:p>
        </w:tc>
        <w:tc>
          <w:tcPr>
            <w:tcW w:w="6650" w:type="dxa"/>
            <w:gridSpan w:val="2"/>
            <w:tcBorders>
              <w:top w:val="single" w:sz="4" w:space="0" w:color="auto"/>
              <w:left w:val="nil"/>
              <w:bottom w:val="single" w:sz="4" w:space="0" w:color="auto"/>
              <w:right w:val="single" w:sz="4" w:space="0" w:color="auto"/>
            </w:tcBorders>
            <w:hideMark/>
          </w:tcPr>
          <w:p w14:paraId="3CDAF668"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spacing w:val="-2"/>
                <w:w w:val="115"/>
                <w:kern w:val="0"/>
                <w:sz w:val="20"/>
              </w:rPr>
              <w:t>None</w:t>
            </w:r>
          </w:p>
        </w:tc>
      </w:tr>
      <w:tr w:rsidR="002D65C5" w14:paraId="5F6BFD53" w14:textId="77777777" w:rsidTr="002D65C5">
        <w:tc>
          <w:tcPr>
            <w:tcW w:w="1980" w:type="dxa"/>
            <w:tcBorders>
              <w:top w:val="single" w:sz="4" w:space="0" w:color="auto"/>
              <w:left w:val="single" w:sz="4" w:space="0" w:color="auto"/>
              <w:bottom w:val="single" w:sz="4" w:space="0" w:color="auto"/>
              <w:right w:val="single" w:sz="4" w:space="0" w:color="auto"/>
            </w:tcBorders>
            <w:hideMark/>
          </w:tcPr>
          <w:p w14:paraId="24235977"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hint="eastAsia"/>
                <w:spacing w:val="-2"/>
                <w:w w:val="115"/>
                <w:kern w:val="0"/>
                <w:sz w:val="20"/>
              </w:rPr>
              <w:lastRenderedPageBreak/>
              <w:t>U</w:t>
            </w:r>
            <w:r w:rsidRPr="002D65C5">
              <w:rPr>
                <w:rFonts w:ascii="Times New Roman"/>
                <w:spacing w:val="-2"/>
                <w:w w:val="115"/>
                <w:kern w:val="0"/>
                <w:sz w:val="20"/>
              </w:rPr>
              <w:t>ser case diagram</w:t>
            </w:r>
          </w:p>
        </w:tc>
        <w:tc>
          <w:tcPr>
            <w:tcW w:w="6650" w:type="dxa"/>
            <w:gridSpan w:val="2"/>
            <w:tcBorders>
              <w:top w:val="single" w:sz="4" w:space="0" w:color="auto"/>
              <w:left w:val="nil"/>
              <w:bottom w:val="single" w:sz="4" w:space="0" w:color="auto"/>
              <w:right w:val="single" w:sz="4" w:space="0" w:color="auto"/>
            </w:tcBorders>
            <w:hideMark/>
          </w:tcPr>
          <w:p w14:paraId="7B2BEE90" w14:textId="77777777" w:rsidR="002D65C5" w:rsidRPr="002D65C5" w:rsidRDefault="002D65C5" w:rsidP="002D65C5">
            <w:pPr>
              <w:pStyle w:val="TableParagraph"/>
              <w:spacing w:before="27"/>
              <w:ind w:left="27"/>
              <w:rPr>
                <w:rFonts w:ascii="Times New Roman"/>
                <w:spacing w:val="-2"/>
                <w:w w:val="115"/>
                <w:kern w:val="0"/>
                <w:sz w:val="20"/>
              </w:rPr>
            </w:pPr>
            <w:r w:rsidRPr="002D65C5">
              <w:rPr>
                <w:rFonts w:ascii="Times New Roman"/>
                <w:noProof/>
                <w:spacing w:val="-2"/>
                <w:w w:val="115"/>
                <w:sz w:val="20"/>
                <w:lang w:eastAsia="zh-CN"/>
              </w:rPr>
              <w:drawing>
                <wp:inline distT="0" distB="0" distL="0" distR="0" wp14:anchorId="74D07ED2" wp14:editId="7D9E4262">
                  <wp:extent cx="3391673" cy="1927731"/>
                  <wp:effectExtent l="0" t="0" r="0" b="3175"/>
                  <wp:docPr id="2" name="图片 2" descr="/tmp/wps-wnjxyk/ksohtml/wpsebB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mp/wps-wnjxyk/ksohtml/wpsebBeE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5440" cy="1935556"/>
                          </a:xfrm>
                          <a:prstGeom prst="rect">
                            <a:avLst/>
                          </a:prstGeom>
                          <a:noFill/>
                          <a:ln>
                            <a:noFill/>
                          </a:ln>
                        </pic:spPr>
                      </pic:pic>
                    </a:graphicData>
                  </a:graphic>
                </wp:inline>
              </w:drawing>
            </w:r>
          </w:p>
        </w:tc>
      </w:tr>
    </w:tbl>
    <w:p w14:paraId="4CE25276" w14:textId="77777777" w:rsidR="001F09CD" w:rsidRDefault="00D44AF3">
      <w:pPr>
        <w:pStyle w:val="2"/>
      </w:pPr>
      <w:bookmarkStart w:id="69" w:name="_Toc5632214"/>
      <w:r>
        <w:t xml:space="preserve">2.4. </w:t>
      </w:r>
      <w:commentRangeStart w:id="70"/>
      <w:commentRangeStart w:id="71"/>
      <w:r>
        <w:t>Use cases of Server</w:t>
      </w:r>
      <w:commentRangeEnd w:id="70"/>
      <w:r>
        <w:commentReference w:id="70"/>
      </w:r>
      <w:bookmarkEnd w:id="38"/>
      <w:bookmarkEnd w:id="39"/>
      <w:bookmarkEnd w:id="40"/>
      <w:bookmarkEnd w:id="41"/>
      <w:commentRangeEnd w:id="71"/>
      <w:r>
        <w:rPr>
          <w:rStyle w:val="af5"/>
          <w:rFonts w:asciiTheme="minorHAnsi" w:hAnsiTheme="minorHAnsi"/>
          <w:b w:val="0"/>
          <w:bCs w:val="0"/>
          <w:lang w:eastAsia="ja-JP"/>
        </w:rPr>
        <w:commentReference w:id="71"/>
      </w:r>
      <w:bookmarkEnd w:id="69"/>
    </w:p>
    <w:p w14:paraId="218255A1" w14:textId="77777777" w:rsidR="001F09CD" w:rsidRDefault="00D44AF3">
      <w:pPr>
        <w:rPr>
          <w:lang w:eastAsia="en-US"/>
        </w:rPr>
      </w:pPr>
      <w:r>
        <w:rPr>
          <w:lang w:eastAsia="en-US"/>
        </w:rPr>
        <w:t>This section is written for developer who wants to know the functions of server.</w:t>
      </w:r>
    </w:p>
    <w:p w14:paraId="201BD662" w14:textId="77777777" w:rsidR="001F09CD" w:rsidRDefault="00D44AF3">
      <w:pPr>
        <w:pStyle w:val="3"/>
      </w:pPr>
      <w:bookmarkStart w:id="72" w:name="_Toc5192576"/>
      <w:bookmarkStart w:id="73" w:name="_Toc5206134"/>
      <w:bookmarkStart w:id="74" w:name="_Toc5206284"/>
      <w:bookmarkStart w:id="75" w:name="_Toc5208491"/>
      <w:bookmarkStart w:id="76" w:name="_Toc5632215"/>
      <w:r>
        <w:t xml:space="preserve">2.4.1 </w:t>
      </w:r>
      <w:commentRangeStart w:id="77"/>
      <w:r>
        <w:t>Hardware connects to server</w:t>
      </w:r>
      <w:commentRangeEnd w:id="77"/>
      <w:r>
        <w:commentReference w:id="77"/>
      </w:r>
      <w:bookmarkEnd w:id="72"/>
      <w:bookmarkEnd w:id="73"/>
      <w:bookmarkEnd w:id="74"/>
      <w:bookmarkEnd w:id="75"/>
      <w:bookmarkEnd w:id="76"/>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4B59A41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C3FB9" w14:textId="77777777" w:rsidR="001F09CD" w:rsidRDefault="00D44AF3">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625790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176D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connects to server.</w:t>
            </w:r>
          </w:p>
        </w:tc>
      </w:tr>
      <w:tr w:rsidR="001F09CD" w14:paraId="57B01B2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F831B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6FD08"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622C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10455"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5CEDCD9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D8A3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B656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1F09CD" w14:paraId="4111F60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554B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03DD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1F09CD" w14:paraId="2A60BCA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18C4A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D57DD"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Build connects between server and hardware.</w:t>
            </w:r>
          </w:p>
        </w:tc>
      </w:tr>
      <w:tr w:rsidR="001F09CD" w14:paraId="71CD157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17CB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8AB84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Authenticate hardware’s identification and build connections.</w:t>
            </w:r>
          </w:p>
        </w:tc>
      </w:tr>
      <w:tr w:rsidR="001F09CD" w14:paraId="4802C89B"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CAE8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802B1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Hardware</w:t>
            </w:r>
            <w:r>
              <w:rPr>
                <w:rFonts w:ascii="Times New Roman" w:eastAsia="宋体" w:hAnsi="Times New Roman" w:cs="Times New Roman"/>
                <w:sz w:val="20"/>
                <w:szCs w:val="20"/>
                <w:lang w:eastAsia="zh-CN"/>
              </w:rPr>
              <w:t xml:space="preserve"> raise a connecting request. After authenticating hardware’s identification, server will build the connection.</w:t>
            </w:r>
          </w:p>
        </w:tc>
      </w:tr>
      <w:tr w:rsidR="001F09CD" w14:paraId="020DAAC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6D0A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06C0B"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1F09CD" w14:paraId="049BBF8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C6FE6"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DB6D4" w14:textId="77777777" w:rsidR="001F09CD" w:rsidRDefault="00D44AF3">
            <w:pPr>
              <w:pStyle w:val="TableParagraph"/>
              <w:spacing w:line="222" w:lineRule="exact"/>
              <w:rPr>
                <w:rFonts w:ascii="Times New Roman" w:eastAsia="Times New Roman" w:hAnsi="Times New Roman" w:cs="Times New Roman"/>
                <w:sz w:val="20"/>
                <w:szCs w:val="20"/>
              </w:rPr>
            </w:pPr>
            <w:r>
              <w:rPr>
                <w:rFonts w:ascii="宋体" w:eastAsia="宋体" w:hAnsi="宋体" w:cs="Times New Roman" w:hint="eastAsia"/>
                <w:sz w:val="20"/>
                <w:szCs w:val="20"/>
                <w:lang w:eastAsia="zh-CN"/>
              </w:rPr>
              <w:t>H</w:t>
            </w:r>
            <w:r>
              <w:rPr>
                <w:rFonts w:ascii="Times New Roman" w:eastAsia="Times New Roman" w:hAnsi="Times New Roman" w:cs="Times New Roman"/>
                <w:sz w:val="20"/>
                <w:szCs w:val="20"/>
              </w:rPr>
              <w:t>ardware boot.</w:t>
            </w:r>
          </w:p>
        </w:tc>
      </w:tr>
      <w:tr w:rsidR="001F09CD" w14:paraId="7BFF4B2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06A9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567E4"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1F09CD" w14:paraId="46F8FB7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3E3C7"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60876"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F4F11"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19B6DFB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F31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E2C1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connecting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E68CB"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5749BE21"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B1D45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AD090"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8FF370" w14:textId="77777777" w:rsidR="001F09CD" w:rsidRDefault="00D44AF3">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hardware’s key. (Move to alternate flow 1 when error)</w:t>
            </w:r>
          </w:p>
          <w:p w14:paraId="7A7AE255" w14:textId="77777777" w:rsidR="001F09CD" w:rsidRDefault="001F09CD">
            <w:pPr>
              <w:rPr>
                <w:rFonts w:ascii="Times New Roman" w:eastAsia="宋体" w:hAnsi="Times New Roman" w:cs="Times New Roman"/>
                <w:sz w:val="20"/>
                <w:szCs w:val="20"/>
                <w:lang w:eastAsia="zh-CN"/>
              </w:rPr>
            </w:pPr>
          </w:p>
        </w:tc>
      </w:tr>
      <w:tr w:rsidR="001F09CD" w14:paraId="65A6D45F"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FDD8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1EF83"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E5746"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whether hardware is registered in the database. (Move to alternate flow 1 when error)</w:t>
            </w:r>
          </w:p>
        </w:tc>
      </w:tr>
      <w:tr w:rsidR="001F09CD" w14:paraId="578A2FCD" w14:textId="77777777">
        <w:trPr>
          <w:trHeight w:hRule="exact" w:val="28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E2657"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81ABAD"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3DE0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B</w:t>
            </w:r>
            <w:r>
              <w:rPr>
                <w:rFonts w:ascii="Times New Roman" w:eastAsia="宋体" w:hAnsi="Times New Roman" w:cs="Times New Roman"/>
                <w:sz w:val="20"/>
                <w:szCs w:val="20"/>
                <w:lang w:eastAsia="zh-CN"/>
              </w:rPr>
              <w:t>uild connection with Hardware.</w:t>
            </w:r>
          </w:p>
        </w:tc>
      </w:tr>
      <w:tr w:rsidR="001F09CD" w14:paraId="6776D3E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8A33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A435B"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1F9D0F1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BF03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2BBA7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11699B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8D77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4F08E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Connection is built.</w:t>
            </w:r>
          </w:p>
        </w:tc>
      </w:tr>
      <w:tr w:rsidR="001F09CD" w14:paraId="520F25AB" w14:textId="77777777">
        <w:trPr>
          <w:trHeight w:hRule="exact" w:val="440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138946"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61813" w14:textId="77777777" w:rsidR="001F09CD" w:rsidRDefault="001F09CD">
            <w:pPr>
              <w:pStyle w:val="TableParagraph"/>
              <w:spacing w:before="6"/>
              <w:rPr>
                <w:rFonts w:ascii="Times New Roman" w:eastAsia="Times New Roman" w:hAnsi="Times New Roman" w:cs="Times New Roman"/>
                <w:sz w:val="19"/>
                <w:szCs w:val="19"/>
              </w:rPr>
            </w:pPr>
          </w:p>
          <w:p w14:paraId="7E565BFA"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32B80DCC" wp14:editId="59F62399">
                  <wp:extent cx="3131820" cy="2507615"/>
                  <wp:effectExtent l="0" t="0" r="0" b="0"/>
                  <wp:docPr id="514246637" name="图片 514246637" descr="/Users/wnjxyk/Desktop/2.4.1.png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6637" name="图片 514246637" descr="/Users/wnjxyk/Desktop/2.4.1.png2.4.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1820" cy="2507615"/>
                          </a:xfrm>
                          <a:prstGeom prst="rect">
                            <a:avLst/>
                          </a:prstGeom>
                        </pic:spPr>
                      </pic:pic>
                    </a:graphicData>
                  </a:graphic>
                </wp:inline>
              </w:drawing>
            </w:r>
          </w:p>
          <w:p w14:paraId="5213862C"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655CCDBD"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24E93D"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149403"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7F2289"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5610D4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DC20C"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A1FE7"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696B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connecting request.</w:t>
            </w:r>
          </w:p>
        </w:tc>
      </w:tr>
    </w:tbl>
    <w:p w14:paraId="5EAF73C9" w14:textId="77777777" w:rsidR="001F09CD" w:rsidRDefault="00D44AF3">
      <w:pPr>
        <w:pStyle w:val="3"/>
      </w:pPr>
      <w:bookmarkStart w:id="78" w:name="_Toc5192577"/>
      <w:bookmarkStart w:id="79" w:name="_Toc5206135"/>
      <w:bookmarkStart w:id="80" w:name="_Toc5206285"/>
      <w:bookmarkStart w:id="81" w:name="_Toc5208492"/>
      <w:bookmarkStart w:id="82" w:name="_Toc5632216"/>
      <w:r>
        <w:t>2.4.2 Hardware reports data</w:t>
      </w:r>
      <w:bookmarkEnd w:id="78"/>
      <w:bookmarkEnd w:id="79"/>
      <w:bookmarkEnd w:id="80"/>
      <w:bookmarkEnd w:id="81"/>
      <w:bookmarkEnd w:id="8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2245DAE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9BFDD" w14:textId="77777777" w:rsidR="001F09CD" w:rsidRDefault="00D44AF3">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07422C9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59C9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reports data</w:t>
            </w:r>
          </w:p>
        </w:tc>
      </w:tr>
      <w:tr w:rsidR="001F09CD" w14:paraId="6406E19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B754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0023AE"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6584E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A78E32"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4797A80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8438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127ED0"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1F09CD" w14:paraId="383DCCE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163D2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340F5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Hardware</w:t>
            </w:r>
          </w:p>
        </w:tc>
      </w:tr>
      <w:tr w:rsidR="001F09CD" w14:paraId="512A4C6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AB89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B98B86"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1F09CD" w14:paraId="606DCD93" w14:textId="77777777">
        <w:trPr>
          <w:trHeight w:hRule="exact" w:val="30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1D22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7E7A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Send data and live package to server.</w:t>
            </w:r>
          </w:p>
        </w:tc>
      </w:tr>
      <w:tr w:rsidR="001F09CD" w14:paraId="723905F6" w14:textId="77777777">
        <w:trPr>
          <w:trHeight w:hRule="exact" w:val="28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74622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E7807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sensors’ data to server.</w:t>
            </w:r>
          </w:p>
        </w:tc>
      </w:tr>
      <w:tr w:rsidR="001F09CD" w14:paraId="0CDA7C3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A6A44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A1A94"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H</w:t>
            </w:r>
            <w:r>
              <w:rPr>
                <w:rFonts w:ascii="Times New Roman" w:eastAsia="宋体" w:hAnsi="Times New Roman" w:cs="Times New Roman"/>
                <w:sz w:val="20"/>
                <w:szCs w:val="20"/>
                <w:lang w:eastAsia="zh-CN"/>
              </w:rPr>
              <w:t>ardware</w:t>
            </w:r>
          </w:p>
        </w:tc>
      </w:tr>
      <w:tr w:rsidR="001F09CD" w14:paraId="37A2AAB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DC9C74"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AF0C0"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Sensors’ data changed.</w:t>
            </w:r>
          </w:p>
        </w:tc>
      </w:tr>
      <w:tr w:rsidR="001F09CD" w14:paraId="75541DD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C652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1833B"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Connection is built.</w:t>
            </w:r>
          </w:p>
        </w:tc>
      </w:tr>
      <w:tr w:rsidR="001F09CD" w14:paraId="675B4EF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0A804D"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8DBB9"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420235"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11F936E1"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F258C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441FA8"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Send sensors’ data to server through </w:t>
            </w:r>
            <w:commentRangeStart w:id="83"/>
            <w:commentRangeStart w:id="84"/>
            <w:commentRangeStart w:id="85"/>
            <w:r>
              <w:rPr>
                <w:rFonts w:ascii="Times New Roman" w:eastAsia="宋体" w:hAnsi="Times New Roman" w:cs="Times New Roman"/>
                <w:sz w:val="20"/>
                <w:szCs w:val="20"/>
                <w:lang w:eastAsia="zh-CN"/>
              </w:rPr>
              <w:t>socket</w:t>
            </w:r>
            <w:commentRangeEnd w:id="83"/>
            <w:r>
              <w:commentReference w:id="83"/>
            </w:r>
            <w:commentRangeEnd w:id="84"/>
            <w:r>
              <w:commentReference w:id="84"/>
            </w:r>
            <w:commentRangeEnd w:id="85"/>
            <w:r>
              <w:rPr>
                <w:rStyle w:val="af5"/>
                <w:rFonts w:eastAsiaTheme="minorEastAsia"/>
                <w:lang w:eastAsia="ja-JP"/>
              </w:rPr>
              <w:commentReference w:id="85"/>
            </w:r>
            <w:r>
              <w:rPr>
                <w:rFonts w:ascii="Times New Roman" w:eastAsia="宋体" w:hAnsi="Times New Roman" w:cs="Times New Roman"/>
                <w:sz w:val="20"/>
                <w:szCs w:val="20"/>
                <w:lang w:eastAsia="zh-CN"/>
              </w:rPr>
              <w:t>. (Move to alternate flow 1 when failed.)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7F62AB"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1E3D9E7D" w14:textId="77777777">
        <w:trPr>
          <w:trHeight w:hRule="exact" w:val="70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BB19C7"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89812"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ECDE5"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ecord the data</w:t>
            </w:r>
            <w:r>
              <w:rPr>
                <w:rFonts w:ascii="Times New Roman" w:eastAsia="宋体" w:hAnsi="Times New Roman" w:cs="Times New Roman" w:hint="eastAsia"/>
                <w:sz w:val="20"/>
                <w:szCs w:val="20"/>
                <w:lang w:eastAsia="zh-CN"/>
              </w:rPr>
              <w:t>。</w:t>
            </w:r>
          </w:p>
        </w:tc>
      </w:tr>
      <w:tr w:rsidR="001F09CD" w14:paraId="341080C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5E22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F1A33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3947019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282FE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C3595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086B117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151D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23406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Data is sent.</w:t>
            </w:r>
          </w:p>
        </w:tc>
      </w:tr>
      <w:tr w:rsidR="001F09CD" w14:paraId="17E262C2" w14:textId="77777777">
        <w:trPr>
          <w:trHeight w:hRule="exact" w:val="475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8A4F8A"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A08EB" w14:textId="77777777" w:rsidR="001F09CD" w:rsidRDefault="001F09CD">
            <w:pPr>
              <w:pStyle w:val="TableParagraph"/>
              <w:spacing w:before="6"/>
              <w:rPr>
                <w:rFonts w:ascii="Times New Roman" w:eastAsia="Times New Roman" w:hAnsi="Times New Roman" w:cs="Times New Roman"/>
                <w:sz w:val="19"/>
                <w:szCs w:val="19"/>
              </w:rPr>
            </w:pPr>
          </w:p>
          <w:p w14:paraId="60D50A84"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commentRangeStart w:id="86"/>
            <w:commentRangeStart w:id="87"/>
            <w:r>
              <w:rPr>
                <w:noProof/>
                <w:lang w:eastAsia="zh-CN"/>
              </w:rPr>
              <w:drawing>
                <wp:inline distT="0" distB="0" distL="0" distR="0" wp14:anchorId="52C09247" wp14:editId="40B884A3">
                  <wp:extent cx="3291840" cy="2635250"/>
                  <wp:effectExtent l="0" t="0" r="0" b="0"/>
                  <wp:docPr id="592387503" name="图片 592387503" descr="/Users/wnjxyk/Desktop/2.4.2.png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7503" name="图片 592387503" descr="/Users/wnjxyk/Desktop/2.4.2.png2.4.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91840" cy="2635250"/>
                          </a:xfrm>
                          <a:prstGeom prst="rect">
                            <a:avLst/>
                          </a:prstGeom>
                        </pic:spPr>
                      </pic:pic>
                    </a:graphicData>
                  </a:graphic>
                </wp:inline>
              </w:drawing>
            </w:r>
            <w:commentRangeEnd w:id="86"/>
            <w:r>
              <w:commentReference w:id="86"/>
            </w:r>
            <w:commentRangeEnd w:id="87"/>
            <w:r>
              <w:rPr>
                <w:rStyle w:val="af5"/>
                <w:rFonts w:eastAsiaTheme="minorEastAsia"/>
                <w:lang w:eastAsia="ja-JP"/>
              </w:rPr>
              <w:commentReference w:id="87"/>
            </w:r>
          </w:p>
          <w:p w14:paraId="68016090"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4CAF2803"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37C46"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3746E"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C6621F"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75A8AD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9ED261"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9C488" w14:textId="344F67E2"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w:t>
            </w:r>
            <w:commentRangeStart w:id="88"/>
            <w:r>
              <w:rPr>
                <w:rFonts w:ascii="Times New Roman" w:eastAsia="宋体" w:hAnsi="Times New Roman" w:cs="Times New Roman"/>
                <w:sz w:val="20"/>
                <w:szCs w:val="20"/>
                <w:lang w:eastAsia="zh-CN"/>
              </w:rPr>
              <w:t>ry to reconnect</w:t>
            </w:r>
            <w:commentRangeEnd w:id="88"/>
            <w:r w:rsidR="00846BE9">
              <w:rPr>
                <w:rFonts w:ascii="Times New Roman" w:eastAsia="宋体" w:hAnsi="Times New Roman" w:cs="Times New Roman"/>
                <w:sz w:val="20"/>
                <w:szCs w:val="20"/>
                <w:lang w:eastAsia="zh-CN"/>
              </w:rPr>
              <w:t xml:space="preserve"> per 5 sec</w:t>
            </w:r>
            <w:r>
              <w:commentReference w:id="88"/>
            </w:r>
            <w:r w:rsidR="00846BE9">
              <w:rPr>
                <w:rFonts w:ascii="Times New Roman" w:eastAsia="宋体" w:hAnsi="Times New Roman" w:cs="Times New Roman"/>
                <w:sz w:val="20"/>
                <w:szCs w:val="20"/>
                <w:lang w:eastAsia="zh-CN"/>
              </w:rPr>
              <w: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56176"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bl>
    <w:p w14:paraId="630F4C74" w14:textId="77777777" w:rsidR="001F09CD" w:rsidRDefault="00D44AF3">
      <w:pPr>
        <w:pStyle w:val="3"/>
      </w:pPr>
      <w:bookmarkStart w:id="89" w:name="_Toc5206286"/>
      <w:bookmarkStart w:id="90" w:name="_Toc5206136"/>
      <w:bookmarkStart w:id="91" w:name="_Toc5192578"/>
      <w:bookmarkStart w:id="92" w:name="_Toc5208493"/>
      <w:bookmarkStart w:id="93" w:name="_Toc5632217"/>
      <w:r>
        <w:t>2.4.3 </w:t>
      </w:r>
      <w:commentRangeStart w:id="94"/>
      <w:commentRangeStart w:id="95"/>
      <w:r>
        <w:t>Client</w:t>
      </w:r>
      <w:commentRangeStart w:id="96"/>
      <w:commentRangeStart w:id="97"/>
      <w:r>
        <w:t xml:space="preserve"> sends command</w:t>
      </w:r>
      <w:commentRangeEnd w:id="96"/>
      <w:r>
        <w:commentReference w:id="96"/>
      </w:r>
      <w:commentRangeEnd w:id="94"/>
      <w:r>
        <w:commentReference w:id="94"/>
      </w:r>
      <w:commentRangeEnd w:id="97"/>
      <w:r>
        <w:rPr>
          <w:rStyle w:val="af5"/>
          <w:rFonts w:asciiTheme="minorHAnsi" w:hAnsiTheme="minorHAnsi"/>
          <w:b w:val="0"/>
          <w:bCs w:val="0"/>
          <w:lang w:eastAsia="ja-JP"/>
        </w:rPr>
        <w:commentReference w:id="97"/>
      </w:r>
      <w:commentRangeEnd w:id="95"/>
      <w:r>
        <w:commentReference w:id="95"/>
      </w:r>
      <w:bookmarkEnd w:id="89"/>
      <w:bookmarkEnd w:id="90"/>
      <w:bookmarkEnd w:id="91"/>
      <w:bookmarkEnd w:id="92"/>
      <w:bookmarkEnd w:id="93"/>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2B4B492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F4FA98" w14:textId="77777777" w:rsidR="001F09CD" w:rsidRDefault="00D44AF3">
            <w:pPr>
              <w:pStyle w:val="TableParagraph"/>
              <w:spacing w:line="222" w:lineRule="exact"/>
              <w:ind w:left="27"/>
              <w:rPr>
                <w:rFonts w:ascii="Times New Roman"/>
                <w:spacing w:val="-2"/>
                <w:w w:val="120"/>
                <w:sz w:val="20"/>
              </w:rPr>
            </w:pPr>
            <w:r>
              <w:rPr>
                <w:rFonts w:ascii="Times New Roman"/>
                <w:spacing w:val="-2"/>
                <w:w w:val="120"/>
                <w:sz w:val="20"/>
              </w:rPr>
              <w:t xml:space="preserve">Use </w:t>
            </w:r>
            <w:r>
              <w:rPr>
                <w:rFonts w:ascii="Times New Roman" w:hint="eastAsia"/>
                <w:spacing w:val="-2"/>
                <w:w w:val="120"/>
                <w:sz w:val="20"/>
              </w:rPr>
              <w:t>Case</w:t>
            </w:r>
          </w:p>
          <w:p w14:paraId="3D3E8E1B" w14:textId="77777777" w:rsidR="001F09CD" w:rsidRDefault="00D44AF3">
            <w:pPr>
              <w:pStyle w:val="TableParagraph"/>
              <w:spacing w:line="222" w:lineRule="exact"/>
              <w:ind w:left="27"/>
              <w:rPr>
                <w:rFonts w:ascii="Times New Roman"/>
                <w:spacing w:val="-2"/>
                <w:w w:val="120"/>
                <w:sz w:val="20"/>
              </w:rPr>
            </w:pPr>
            <w:r>
              <w:rPr>
                <w:rFonts w:ascii="Times New Roman"/>
                <w:spacing w:val="-2"/>
                <w:w w:val="120"/>
                <w:sz w:val="20"/>
              </w:rPr>
              <w:t>Case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E8970" w14:textId="77777777" w:rsidR="001F09CD" w:rsidRDefault="00D44AF3">
            <w:pPr>
              <w:pStyle w:val="TableParagraph"/>
              <w:spacing w:line="222" w:lineRule="exact"/>
              <w:ind w:left="27"/>
              <w:rPr>
                <w:rFonts w:ascii="Times New Roman"/>
                <w:spacing w:val="-2"/>
                <w:w w:val="120"/>
                <w:sz w:val="20"/>
              </w:rPr>
            </w:pPr>
            <w:r>
              <w:rPr>
                <w:rFonts w:ascii="Times New Roman"/>
                <w:spacing w:val="-2"/>
                <w:w w:val="120"/>
                <w:sz w:val="20"/>
              </w:rPr>
              <w:t xml:space="preserve"> Client sends command</w:t>
            </w:r>
          </w:p>
        </w:tc>
      </w:tr>
      <w:tr w:rsidR="001F09CD" w14:paraId="709E902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434C1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CAFB26"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11D71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768379"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06AD625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0DD25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9F0F3"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1F09CD" w14:paraId="095BB02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3333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0D65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0"/>
                <w:sz w:val="20"/>
              </w:rPr>
              <w:t>Client</w:t>
            </w:r>
          </w:p>
        </w:tc>
      </w:tr>
      <w:tr w:rsidR="001F09CD" w14:paraId="0A7BDA9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0CAB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E8BF3"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Give hardware the command after handled by intelligence controller.</w:t>
            </w:r>
          </w:p>
        </w:tc>
      </w:tr>
      <w:tr w:rsidR="001F09CD" w14:paraId="7D0F8AA6" w14:textId="77777777">
        <w:trPr>
          <w:trHeight w:hRule="exact" w:val="41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7CDF1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875D3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Times New Roman" w:hAnsi="Times New Roman" w:cs="Times New Roman"/>
                <w:sz w:val="20"/>
                <w:szCs w:val="20"/>
              </w:rPr>
              <w:t>Gather necessary data for IC, send data to IC, get command from IC and send command to hardware.</w:t>
            </w:r>
          </w:p>
        </w:tc>
      </w:tr>
      <w:tr w:rsidR="001F09CD" w14:paraId="71AFB047"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6FEC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A84D71"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give intelligence controller the command submitted by the client. And then send the result generated by the intelligence controller to hardware.</w:t>
            </w:r>
          </w:p>
        </w:tc>
      </w:tr>
      <w:tr w:rsidR="001F09CD" w14:paraId="55F7655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A97E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1E8A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1F09CD" w14:paraId="0CDAFAC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7EBE4"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1342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sends command</w:t>
            </w:r>
          </w:p>
        </w:tc>
      </w:tr>
      <w:tr w:rsidR="001F09CD" w14:paraId="6B3B1A5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D3CE7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42563"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and hardware are running</w:t>
            </w:r>
          </w:p>
        </w:tc>
      </w:tr>
      <w:tr w:rsidR="001F09CD" w14:paraId="0C849F26"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F1BA1"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3D205"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CDE30"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6C51035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A21C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4E0F15"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A558EC" w14:textId="77777777" w:rsidR="001F09CD" w:rsidRDefault="001F09CD">
            <w:pPr>
              <w:pStyle w:val="TableParagraph"/>
              <w:spacing w:line="222" w:lineRule="exact"/>
              <w:rPr>
                <w:rFonts w:ascii="Times New Roman" w:eastAsia="宋体" w:hAnsi="Times New Roman" w:cs="Times New Roman"/>
                <w:sz w:val="20"/>
                <w:szCs w:val="20"/>
                <w:lang w:eastAsia="zh-CN"/>
              </w:rPr>
            </w:pPr>
          </w:p>
        </w:tc>
      </w:tr>
      <w:tr w:rsidR="001F09CD" w14:paraId="75F2CEDF"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FAF86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762CE"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629EA" w14:textId="77777777" w:rsidR="001F09CD" w:rsidRDefault="00D44AF3">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user’s authority. (Move to alternate flow 1 when failed.)</w:t>
            </w:r>
          </w:p>
        </w:tc>
      </w:tr>
      <w:tr w:rsidR="001F09CD" w14:paraId="74EEA7E5" w14:textId="77777777">
        <w:trPr>
          <w:trHeight w:hRule="exact" w:val="4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72B2E"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092B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AA026"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Check whether the target is online. (Move to alternate flow 2 when target is offline)</w:t>
            </w:r>
          </w:p>
        </w:tc>
      </w:tr>
      <w:tr w:rsidR="001F09CD" w14:paraId="11F3D9F6" w14:textId="77777777">
        <w:trPr>
          <w:trHeight w:hRule="exact" w:val="71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ABF115"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4C73E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6D3B0"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1F09CD" w14:paraId="31125396" w14:textId="77777777">
        <w:trPr>
          <w:trHeight w:hRule="exact" w:val="55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D6FBC"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4501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0950A" w14:textId="77777777" w:rsidR="001F09CD" w:rsidRDefault="001F09CD">
            <w:pPr>
              <w:pStyle w:val="TableParagraph"/>
              <w:spacing w:line="222" w:lineRule="exact"/>
              <w:rPr>
                <w:rFonts w:ascii="Times New Roman" w:eastAsia="宋体" w:hAnsi="Times New Roman" w:cs="Times New Roman"/>
                <w:sz w:val="20"/>
                <w:szCs w:val="20"/>
                <w:lang w:eastAsia="zh-CN"/>
              </w:rPr>
            </w:pPr>
          </w:p>
        </w:tc>
      </w:tr>
      <w:tr w:rsidR="001F09CD" w14:paraId="133C59FA" w14:textId="77777777">
        <w:trPr>
          <w:trHeight w:hRule="exact" w:val="293"/>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1D68C0"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85DA0" w14:textId="77777777" w:rsidR="001F09CD" w:rsidRDefault="001F09CD">
            <w:pPr>
              <w:pStyle w:val="TableParagraph"/>
              <w:spacing w:line="222" w:lineRule="exact"/>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3C8EBB"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1F09CD" w14:paraId="04F7FD3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48E9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EBDE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337D592B"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B018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364EE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1B6BEE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2A67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lastRenderedPageBreak/>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8963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1F09CD" w14:paraId="436E50BF" w14:textId="77777777">
        <w:trPr>
          <w:trHeight w:hRule="exact" w:val="3397"/>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75DDE"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8EA55" w14:textId="77777777" w:rsidR="001F09CD" w:rsidRDefault="001F09CD">
            <w:pPr>
              <w:pStyle w:val="TableParagraph"/>
              <w:spacing w:before="6"/>
              <w:rPr>
                <w:rFonts w:ascii="Times New Roman" w:eastAsia="Times New Roman" w:hAnsi="Times New Roman" w:cs="Times New Roman"/>
                <w:sz w:val="19"/>
                <w:szCs w:val="19"/>
              </w:rPr>
            </w:pPr>
          </w:p>
          <w:p w14:paraId="1CF2B32C"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01C528B3" wp14:editId="03B71972">
                  <wp:extent cx="3706495" cy="2037715"/>
                  <wp:effectExtent l="0" t="0" r="0" b="0"/>
                  <wp:docPr id="398669164" name="图片 3986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69164" name="图片 39866916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06495" cy="2037715"/>
                          </a:xfrm>
                          <a:prstGeom prst="rect">
                            <a:avLst/>
                          </a:prstGeom>
                        </pic:spPr>
                      </pic:pic>
                    </a:graphicData>
                  </a:graphic>
                </wp:inline>
              </w:drawing>
            </w:r>
          </w:p>
          <w:p w14:paraId="25D04EDE"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4ACE68BD"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1C8EC4"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DFE2C"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2CB953"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4628517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94EE5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88EEC7"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D1A56"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Reject the command</w:t>
            </w:r>
          </w:p>
        </w:tc>
      </w:tr>
      <w:tr w:rsidR="001F09CD" w14:paraId="5996583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CA6EF1"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EE12D"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15C14" w14:textId="77777777" w:rsidR="001F09CD" w:rsidRDefault="00D44AF3">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Tell client that the target is offline.</w:t>
            </w:r>
          </w:p>
        </w:tc>
      </w:tr>
    </w:tbl>
    <w:p w14:paraId="77C2ED80" w14:textId="77777777" w:rsidR="001F09CD" w:rsidRDefault="00D44AF3">
      <w:pPr>
        <w:pStyle w:val="3"/>
      </w:pPr>
      <w:bookmarkStart w:id="98" w:name="_Toc5206287"/>
      <w:bookmarkStart w:id="99" w:name="_Toc5208494"/>
      <w:bookmarkStart w:id="100" w:name="_Toc5206137"/>
      <w:bookmarkStart w:id="101" w:name="_Toc5192579"/>
      <w:bookmarkStart w:id="102" w:name="_Toc5632218"/>
      <w:r>
        <w:t>2.4.4 Client queries hardware’s information</w:t>
      </w:r>
      <w:bookmarkEnd w:id="98"/>
      <w:bookmarkEnd w:id="99"/>
      <w:bookmarkEnd w:id="100"/>
      <w:bookmarkEnd w:id="101"/>
      <w:bookmarkEnd w:id="102"/>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1970684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1E3832" w14:textId="77777777" w:rsidR="001F09CD" w:rsidRDefault="00D44AF3">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E5E90D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E71DD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queries hardware</w:t>
            </w:r>
            <w:r>
              <w:rPr>
                <w:rFonts w:ascii="Times New Roman"/>
                <w:w w:val="110"/>
                <w:sz w:val="20"/>
              </w:rPr>
              <w:t>’</w:t>
            </w:r>
            <w:r>
              <w:rPr>
                <w:rFonts w:ascii="Times New Roman"/>
                <w:w w:val="110"/>
                <w:sz w:val="20"/>
              </w:rPr>
              <w:t>s information</w:t>
            </w:r>
          </w:p>
        </w:tc>
      </w:tr>
      <w:tr w:rsidR="001F09CD" w14:paraId="30D8724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DDF0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140CC"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F894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176D4"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476B974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5617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8F13E"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1F09CD" w14:paraId="6DC253D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7BB7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F85F2"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spacing w:val="-1"/>
                <w:w w:val="110"/>
                <w:sz w:val="20"/>
              </w:rPr>
              <w:t>Client</w:t>
            </w:r>
          </w:p>
        </w:tc>
      </w:tr>
      <w:tr w:rsidR="001F09CD" w14:paraId="1691947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7C23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8280BC"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got the</w:t>
            </w:r>
            <w:commentRangeStart w:id="103"/>
            <w:commentRangeStart w:id="104"/>
            <w:r>
              <w:rPr>
                <w:rFonts w:ascii="Times New Roman" w:eastAsia="宋体" w:hAnsi="Times New Roman" w:cs="Times New Roman"/>
                <w:sz w:val="20"/>
                <w:szCs w:val="20"/>
                <w:lang w:eastAsia="zh-CN"/>
              </w:rPr>
              <w:t xml:space="preserve"> hardware’s information.</w:t>
            </w:r>
            <w:commentRangeEnd w:id="103"/>
            <w:r>
              <w:commentReference w:id="103"/>
            </w:r>
            <w:commentRangeEnd w:id="104"/>
            <w:r>
              <w:rPr>
                <w:rStyle w:val="af5"/>
                <w:rFonts w:eastAsiaTheme="minorEastAsia"/>
                <w:lang w:eastAsia="ja-JP"/>
              </w:rPr>
              <w:commentReference w:id="104"/>
            </w:r>
          </w:p>
        </w:tc>
      </w:tr>
      <w:tr w:rsidR="001F09CD" w14:paraId="2099090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F8C5A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C4B67A"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Authenticate client’s identification and then client got the hardware’s information.</w:t>
            </w:r>
          </w:p>
        </w:tc>
      </w:tr>
      <w:tr w:rsidR="001F09CD" w14:paraId="05AFEF2B"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B95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ACC28A"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 raises a query request. After authenticating user’s authority, server give client what it wants.</w:t>
            </w:r>
          </w:p>
        </w:tc>
      </w:tr>
      <w:tr w:rsidR="001F09CD" w14:paraId="04902A9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76FF9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381BD2"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Client</w:t>
            </w:r>
          </w:p>
        </w:tc>
      </w:tr>
      <w:tr w:rsidR="001F09CD" w14:paraId="6EE88CA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DF071"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DEAE0"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spacing w:val="-1"/>
                <w:w w:val="115"/>
                <w:sz w:val="20"/>
              </w:rPr>
              <w:t>Client raises a request.</w:t>
            </w:r>
          </w:p>
        </w:tc>
      </w:tr>
      <w:tr w:rsidR="001F09CD" w14:paraId="05DC349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9F26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58214"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w:t>
            </w:r>
          </w:p>
        </w:tc>
      </w:tr>
      <w:tr w:rsidR="001F09CD" w14:paraId="070632D5"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AAAD2"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820F1"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491B3"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6815AFC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D8CEB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E8124"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aise a query request.</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2D334C"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60B1254A" w14:textId="77777777">
        <w:trPr>
          <w:trHeight w:hRule="exact" w:val="54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04E52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D7885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671E3" w14:textId="77777777" w:rsidR="001F09CD" w:rsidRDefault="00D44AF3">
            <w:pPr>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Authenticate user’s authority. (Move to alternate flow 1 when error)</w:t>
            </w:r>
          </w:p>
          <w:p w14:paraId="469BC3BE" w14:textId="77777777" w:rsidR="001F09CD" w:rsidRDefault="001F09CD">
            <w:pPr>
              <w:rPr>
                <w:rFonts w:ascii="Times New Roman" w:eastAsia="宋体" w:hAnsi="Times New Roman" w:cs="Times New Roman"/>
                <w:sz w:val="20"/>
                <w:szCs w:val="20"/>
                <w:lang w:eastAsia="zh-CN"/>
              </w:rPr>
            </w:pPr>
          </w:p>
        </w:tc>
      </w:tr>
      <w:tr w:rsidR="001F09CD" w14:paraId="269C159E" w14:textId="77777777">
        <w:trPr>
          <w:trHeight w:hRule="exact" w:val="25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F07CD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25910"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4F988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Report the data.</w:t>
            </w:r>
          </w:p>
        </w:tc>
      </w:tr>
      <w:tr w:rsidR="001F09CD" w14:paraId="65279B3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F6114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02E56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2F06081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7ACEB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A449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47F7DCA7"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71D6F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F9AF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Client got the information.</w:t>
            </w:r>
          </w:p>
        </w:tc>
      </w:tr>
      <w:tr w:rsidR="001F09CD" w14:paraId="7F54087C" w14:textId="77777777">
        <w:trPr>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C8FD"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A34EFA" w14:textId="77777777" w:rsidR="001F09CD" w:rsidRDefault="001F09CD">
            <w:pPr>
              <w:pStyle w:val="TableParagraph"/>
              <w:spacing w:before="6"/>
              <w:rPr>
                <w:rFonts w:ascii="Times New Roman" w:eastAsia="Times New Roman" w:hAnsi="Times New Roman" w:cs="Times New Roman"/>
                <w:sz w:val="19"/>
                <w:szCs w:val="19"/>
              </w:rPr>
            </w:pPr>
          </w:p>
          <w:p w14:paraId="4919A815"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2257E9A8" wp14:editId="21ABA831">
                  <wp:extent cx="3466465" cy="2927985"/>
                  <wp:effectExtent l="0" t="0" r="0" b="0"/>
                  <wp:docPr id="938821563" name="图片 938821563" descr="/Users/wnjxyk/Desktop/2.4.4.png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1563" name="图片 938821563" descr="/Users/wnjxyk/Desktop/2.4.4.png2.4.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66465" cy="2927985"/>
                          </a:xfrm>
                          <a:prstGeom prst="rect">
                            <a:avLst/>
                          </a:prstGeom>
                        </pic:spPr>
                      </pic:pic>
                    </a:graphicData>
                  </a:graphic>
                </wp:inline>
              </w:drawing>
            </w:r>
          </w:p>
          <w:p w14:paraId="7852109B"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795B4B92"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678C1"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E359C2"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7328D"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4A2A268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6F2616"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14F22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BC6E5"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R</w:t>
            </w:r>
            <w:r>
              <w:rPr>
                <w:rFonts w:ascii="Times New Roman" w:eastAsia="宋体" w:hAnsi="Times New Roman" w:cs="Times New Roman"/>
                <w:sz w:val="20"/>
                <w:szCs w:val="20"/>
                <w:lang w:eastAsia="zh-CN"/>
              </w:rPr>
              <w:t>eject the query request.</w:t>
            </w:r>
          </w:p>
        </w:tc>
      </w:tr>
    </w:tbl>
    <w:p w14:paraId="4E14824D" w14:textId="77777777" w:rsidR="001F09CD" w:rsidRDefault="00D44AF3">
      <w:pPr>
        <w:pStyle w:val="3"/>
      </w:pPr>
      <w:bookmarkStart w:id="105" w:name="_Toc5208495"/>
      <w:bookmarkStart w:id="106" w:name="_Toc5206288"/>
      <w:bookmarkStart w:id="107" w:name="_Toc5206138"/>
      <w:bookmarkStart w:id="108" w:name="_Toc5192580"/>
      <w:bookmarkStart w:id="109" w:name="_Toc5632219"/>
      <w:r>
        <w:t>2.4.5 Sensors’ data affect the hardware</w:t>
      </w:r>
      <w:bookmarkEnd w:id="105"/>
      <w:bookmarkEnd w:id="106"/>
      <w:bookmarkEnd w:id="107"/>
      <w:bookmarkEnd w:id="108"/>
      <w:bookmarkEnd w:id="109"/>
      <w: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640E0CA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7907A" w14:textId="77777777" w:rsidR="001F09CD" w:rsidRDefault="00D44AF3">
            <w:pPr>
              <w:pStyle w:val="TableParagraph"/>
              <w:spacing w:line="222" w:lineRule="exact"/>
              <w:ind w:left="27"/>
              <w:rPr>
                <w:rFonts w:ascii="Times New Roman"/>
                <w:spacing w:val="-6"/>
                <w:w w:val="120"/>
                <w:sz w:val="20"/>
              </w:rPr>
            </w:pPr>
            <w:r>
              <w:rPr>
                <w:rFonts w:ascii="Times New Roman"/>
                <w:spacing w:val="-2"/>
                <w:w w:val="120"/>
                <w:sz w:val="20"/>
              </w:rPr>
              <w:t xml:space="preserve">Use </w:t>
            </w:r>
            <w:r>
              <w:rPr>
                <w:rFonts w:ascii="Times New Roman" w:hint="eastAsia"/>
                <w:spacing w:val="-2"/>
                <w:w w:val="120"/>
                <w:sz w:val="20"/>
              </w:rPr>
              <w:t>Case</w:t>
            </w:r>
          </w:p>
          <w:p w14:paraId="7FCE5D4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DC64A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Sensors</w:t>
            </w:r>
            <w:r>
              <w:rPr>
                <w:rFonts w:ascii="Times New Roman"/>
                <w:w w:val="110"/>
                <w:sz w:val="20"/>
              </w:rPr>
              <w:t>’</w:t>
            </w:r>
            <w:r>
              <w:rPr>
                <w:rFonts w:ascii="Times New Roman"/>
                <w:w w:val="110"/>
                <w:sz w:val="20"/>
              </w:rPr>
              <w:t xml:space="preserve"> data affect the hardware</w:t>
            </w:r>
          </w:p>
        </w:tc>
      </w:tr>
      <w:tr w:rsidR="001F09CD" w14:paraId="2AEAFF2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7F5B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9B31C" w14:textId="77777777" w:rsidR="001F09CD" w:rsidRDefault="00D44AF3">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V1.0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09264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0DEA86"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i/>
                <w:spacing w:val="-1"/>
                <w:w w:val="105"/>
                <w:sz w:val="20"/>
              </w:rPr>
              <w:t>2019.3.25</w:t>
            </w:r>
          </w:p>
        </w:tc>
      </w:tr>
      <w:tr w:rsidR="001F09CD" w14:paraId="356BEDB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A76C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B3EFC" w14:textId="77777777" w:rsidR="001F09CD" w:rsidRDefault="00D44AF3">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Zhi</w:t>
            </w:r>
            <w:proofErr w:type="spellEnd"/>
            <w:r>
              <w:rPr>
                <w:rFonts w:ascii="Times New Roman" w:eastAsia="宋体" w:hAnsi="Times New Roman" w:cs="Times New Roman"/>
                <w:sz w:val="20"/>
                <w:szCs w:val="20"/>
                <w:lang w:eastAsia="zh-CN"/>
              </w:rPr>
              <w:t xml:space="preserve"> Zhou</w:t>
            </w:r>
          </w:p>
        </w:tc>
      </w:tr>
      <w:tr w:rsidR="001F09CD" w14:paraId="7217F3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C3B3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C942E5"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hint="eastAsia"/>
                <w:spacing w:val="-1"/>
                <w:w w:val="110"/>
                <w:sz w:val="20"/>
              </w:rPr>
              <w:t>Hardware</w:t>
            </w:r>
          </w:p>
        </w:tc>
      </w:tr>
      <w:tr w:rsidR="001F09CD" w14:paraId="488B5E3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FAB5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BC4AB8"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Hardware got the command.</w:t>
            </w:r>
          </w:p>
        </w:tc>
      </w:tr>
      <w:tr w:rsidR="001F09CD" w14:paraId="2BDD2AC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A966A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2E662"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Hardware got the command.</w:t>
            </w:r>
          </w:p>
        </w:tc>
      </w:tr>
      <w:tr w:rsidR="001F09CD" w14:paraId="4B213703" w14:textId="77777777">
        <w:trPr>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EBA6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2F942" w14:textId="77777777" w:rsidR="001F09CD" w:rsidRDefault="00D44AF3">
            <w:pPr>
              <w:pStyle w:val="TableParagraph"/>
              <w:spacing w:line="222" w:lineRule="exact"/>
              <w:rPr>
                <w:rFonts w:ascii="Times New Roman" w:eastAsia="宋体" w:hAnsi="Times New Roman" w:cs="Times New Roman"/>
                <w:sz w:val="20"/>
                <w:szCs w:val="20"/>
                <w:lang w:eastAsia="zh-CN"/>
              </w:rPr>
            </w:pPr>
            <w:commentRangeStart w:id="110"/>
            <w:r>
              <w:rPr>
                <w:rFonts w:ascii="Times New Roman" w:eastAsia="宋体" w:hAnsi="Times New Roman" w:cs="Times New Roman"/>
                <w:sz w:val="20"/>
                <w:szCs w:val="20"/>
                <w:lang w:eastAsia="zh-CN"/>
              </w:rPr>
              <w:t>Server send intelligence controller’s command to hardware.</w:t>
            </w:r>
            <w:commentRangeEnd w:id="110"/>
            <w:r>
              <w:commentReference w:id="110"/>
            </w:r>
          </w:p>
        </w:tc>
      </w:tr>
      <w:tr w:rsidR="001F09CD" w14:paraId="247B0D0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48465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FE9D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5A79D7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FFEFE"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61F4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Service received hardware’</w:t>
            </w:r>
            <w:r>
              <w:rPr>
                <w:rFonts w:ascii="Times New Roman" w:eastAsia="宋体" w:hAnsi="Times New Roman" w:cs="Times New Roman" w:hint="eastAsia"/>
                <w:sz w:val="20"/>
                <w:szCs w:val="20"/>
                <w:lang w:eastAsia="zh-CN"/>
              </w:rPr>
              <w:t>s</w:t>
            </w:r>
            <w:r>
              <w:rPr>
                <w:rFonts w:ascii="Times New Roman" w:eastAsia="宋体" w:hAnsi="Times New Roman" w:cs="Times New Roman"/>
                <w:sz w:val="20"/>
                <w:szCs w:val="20"/>
                <w:lang w:eastAsia="zh-CN"/>
              </w:rPr>
              <w:t xml:space="preserve"> data.</w:t>
            </w:r>
          </w:p>
        </w:tc>
      </w:tr>
      <w:tr w:rsidR="001F09CD" w14:paraId="404FF75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45AB3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7568A"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 is running and hardware just reported its data.</w:t>
            </w:r>
          </w:p>
        </w:tc>
      </w:tr>
      <w:tr w:rsidR="001F09CD" w14:paraId="645F268E"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D0FE0D"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AF2811"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A0EADF"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771444B6" w14:textId="77777777">
        <w:trPr>
          <w:trHeight w:hRule="exact" w:val="665"/>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7029C"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BD92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96E67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Pack necessary and related data, and send them to intelligence controller with command.</w:t>
            </w:r>
          </w:p>
        </w:tc>
      </w:tr>
      <w:tr w:rsidR="001F09CD" w14:paraId="7BC23807" w14:textId="77777777">
        <w:trPr>
          <w:trHeight w:hRule="exact" w:val="459"/>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CE00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AFADB"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Generate the command and return it to the server.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671A1" w14:textId="77777777" w:rsidR="001F09CD" w:rsidRDefault="001F09CD">
            <w:pPr>
              <w:rPr>
                <w:rFonts w:ascii="Times New Roman" w:eastAsia="宋体" w:hAnsi="Times New Roman" w:cs="Times New Roman"/>
                <w:sz w:val="20"/>
                <w:szCs w:val="20"/>
                <w:lang w:eastAsia="zh-CN"/>
              </w:rPr>
            </w:pPr>
          </w:p>
        </w:tc>
      </w:tr>
      <w:tr w:rsidR="001F09CD" w14:paraId="7524A637" w14:textId="77777777">
        <w:trPr>
          <w:trHeight w:hRule="exact" w:val="28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EC5F3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0D0EB4"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F9EDCD"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Send command to hardware.</w:t>
            </w:r>
          </w:p>
        </w:tc>
      </w:tr>
      <w:tr w:rsidR="001F09CD" w14:paraId="586B861D"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9768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4FE4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60743B1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04F9D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F1E89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6FB70A1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0B226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4268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Hardware executed the command.</w:t>
            </w:r>
          </w:p>
        </w:tc>
      </w:tr>
      <w:tr w:rsidR="001F09CD" w14:paraId="1C1CF881" w14:textId="77777777">
        <w:trPr>
          <w:trHeight w:hRule="exact" w:val="373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A2622"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lastRenderedPageBreak/>
              <w:t>C</w:t>
            </w:r>
            <w:r>
              <w:rPr>
                <w:rFonts w:ascii="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5DF37" w14:textId="77777777" w:rsidR="001F09CD" w:rsidRDefault="001F09CD">
            <w:pPr>
              <w:pStyle w:val="TableParagraph"/>
              <w:spacing w:before="6"/>
              <w:rPr>
                <w:rFonts w:ascii="Times New Roman" w:eastAsia="Times New Roman" w:hAnsi="Times New Roman" w:cs="Times New Roman"/>
                <w:sz w:val="19"/>
                <w:szCs w:val="19"/>
              </w:rPr>
            </w:pPr>
          </w:p>
          <w:p w14:paraId="3B30F3EF" w14:textId="77777777" w:rsidR="001F09CD" w:rsidRDefault="00D44AF3">
            <w:pPr>
              <w:pStyle w:val="TableParagraph"/>
              <w:spacing w:line="200" w:lineRule="atLeast"/>
              <w:ind w:left="373"/>
              <w:jc w:val="center"/>
              <w:rPr>
                <w:rFonts w:ascii="Times New Roman" w:eastAsia="Times New Roman" w:hAnsi="Times New Roman" w:cs="Times New Roman"/>
                <w:sz w:val="20"/>
                <w:szCs w:val="20"/>
              </w:rPr>
            </w:pPr>
            <w:r>
              <w:rPr>
                <w:noProof/>
                <w:lang w:eastAsia="zh-CN"/>
              </w:rPr>
              <w:drawing>
                <wp:inline distT="0" distB="0" distL="0" distR="0" wp14:anchorId="5160260C" wp14:editId="70A06C11">
                  <wp:extent cx="3940175" cy="2126615"/>
                  <wp:effectExtent l="0" t="0" r="0" b="0"/>
                  <wp:docPr id="2071536215" name="图片 2071536215" descr="/Users/wnjxyk/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6215" name="图片 2071536215" descr="/Users/wnjxyk/Desktop/未命名文件.png未命名文件"/>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40175" cy="2126615"/>
                          </a:xfrm>
                          <a:prstGeom prst="rect">
                            <a:avLst/>
                          </a:prstGeom>
                        </pic:spPr>
                      </pic:pic>
                    </a:graphicData>
                  </a:graphic>
                </wp:inline>
              </w:drawing>
            </w:r>
          </w:p>
          <w:p w14:paraId="600ADF14"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1971B698"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763878"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6111A3"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E5CF9"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bl>
    <w:p w14:paraId="3A769BB1" w14:textId="77777777" w:rsidR="001F09CD" w:rsidRDefault="00D44AF3">
      <w:pPr>
        <w:pStyle w:val="2"/>
      </w:pPr>
      <w:bookmarkStart w:id="111" w:name="_Toc5192581"/>
      <w:bookmarkStart w:id="112" w:name="_Toc5206139"/>
      <w:bookmarkStart w:id="113" w:name="_Toc5206289"/>
      <w:bookmarkStart w:id="114" w:name="_Toc5208496"/>
      <w:bookmarkStart w:id="115" w:name="_Toc5632220"/>
      <w:r>
        <w:t>2.</w:t>
      </w:r>
      <w:r>
        <w:rPr>
          <w:rFonts w:hint="eastAsia"/>
        </w:rPr>
        <w:t>5</w:t>
      </w:r>
      <w:r>
        <w:t xml:space="preserve">. Use cases </w:t>
      </w:r>
      <w:r>
        <w:rPr>
          <w:rFonts w:hint="eastAsia"/>
        </w:rPr>
        <w:t>of</w:t>
      </w:r>
      <w:r>
        <w:t xml:space="preserve"> </w:t>
      </w:r>
      <w:r>
        <w:rPr>
          <w:rFonts w:hint="eastAsia"/>
        </w:rPr>
        <w:t>Intelligent</w:t>
      </w:r>
      <w:r>
        <w:t xml:space="preserve"> Controller</w:t>
      </w:r>
      <w:bookmarkEnd w:id="111"/>
      <w:bookmarkEnd w:id="112"/>
      <w:bookmarkEnd w:id="113"/>
      <w:bookmarkEnd w:id="114"/>
      <w:bookmarkEnd w:id="115"/>
    </w:p>
    <w:p w14:paraId="733FB129" w14:textId="77777777" w:rsidR="001F09CD" w:rsidRDefault="00D44AF3">
      <w:pPr>
        <w:rPr>
          <w:lang w:eastAsia="en-US"/>
        </w:rPr>
      </w:pPr>
      <w:r>
        <w:rPr>
          <w:lang w:eastAsia="en-US"/>
        </w:rPr>
        <w:t>This section is written for developer who wants to know the functions of intelligent controller.</w:t>
      </w:r>
    </w:p>
    <w:p w14:paraId="6D7C6641" w14:textId="77777777" w:rsidR="001F09CD" w:rsidRDefault="00D44AF3">
      <w:pPr>
        <w:pStyle w:val="3"/>
      </w:pPr>
      <w:bookmarkStart w:id="116" w:name="_Toc5206140"/>
      <w:bookmarkStart w:id="117" w:name="_Toc5192582"/>
      <w:bookmarkStart w:id="118" w:name="_Toc5206290"/>
      <w:bookmarkStart w:id="119" w:name="_Toc5208497"/>
      <w:bookmarkStart w:id="120" w:name="_Toc5632221"/>
      <w:r>
        <w:t>2.5.1 Initialize the system</w:t>
      </w:r>
      <w:bookmarkEnd w:id="116"/>
      <w:bookmarkEnd w:id="117"/>
      <w:bookmarkEnd w:id="118"/>
      <w:bookmarkEnd w:id="119"/>
      <w:bookmarkEnd w:id="120"/>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
      <w:tr w:rsidR="001F09CD" w14:paraId="4E89C7D0"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6BCF4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FB1CB9" w14:textId="77777777" w:rsidR="001F09CD" w:rsidRDefault="00D44AF3">
            <w:pPr>
              <w:pStyle w:val="TableParagraph"/>
              <w:spacing w:line="222" w:lineRule="exact"/>
              <w:ind w:left="27" w:firstLineChars="50" w:firstLine="109"/>
              <w:rPr>
                <w:rFonts w:ascii="Times New Roman" w:eastAsia="Times New Roman" w:hAnsi="Times New Roman" w:cs="Times New Roman"/>
                <w:sz w:val="20"/>
                <w:szCs w:val="20"/>
              </w:rPr>
            </w:pPr>
            <w:r>
              <w:rPr>
                <w:rFonts w:ascii="Times New Roman" w:hAnsi="Times New Roman" w:cs="Times New Roman"/>
                <w:w w:val="110"/>
                <w:sz w:val="20"/>
                <w:lang w:eastAsia="zh-CN"/>
              </w:rPr>
              <w:t>Initialize the system</w:t>
            </w:r>
          </w:p>
        </w:tc>
      </w:tr>
      <w:tr w:rsidR="001F09CD" w14:paraId="3813372B"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351E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29CE80"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1.0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E3FE9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A989AB"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1F09CD" w14:paraId="0D7F1152"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8427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B9566"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Li </w:t>
            </w:r>
            <w:proofErr w:type="spellStart"/>
            <w:r>
              <w:rPr>
                <w:rFonts w:ascii="Times New Roman" w:eastAsiaTheme="minorEastAsia" w:hAnsi="Times New Roman" w:cs="Times New Roman"/>
                <w:sz w:val="20"/>
                <w:szCs w:val="20"/>
                <w:lang w:eastAsia="zh-CN"/>
              </w:rPr>
              <w:t>Yuanjin</w:t>
            </w:r>
            <w:proofErr w:type="spellEnd"/>
          </w:p>
        </w:tc>
      </w:tr>
      <w:tr w:rsidR="001F09CD" w14:paraId="063BFE36"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8312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12B87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1F09CD" w14:paraId="1EAD115A"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94019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0D9229"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Initialize the system</w:t>
            </w:r>
          </w:p>
        </w:tc>
      </w:tr>
      <w:tr w:rsidR="001F09CD" w14:paraId="1C9D4E9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F771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8C5E8"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Make the system start to work</w:t>
            </w:r>
          </w:p>
        </w:tc>
      </w:tr>
      <w:tr w:rsidR="001F09CD" w14:paraId="65CFF45E" w14:textId="77777777">
        <w:trPr>
          <w:gridAfter w:val="1"/>
          <w:wAfter w:w="3660" w:type="dxa"/>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CD39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AF294C"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 give a signal to make the system initialized.</w:t>
            </w:r>
          </w:p>
        </w:tc>
      </w:tr>
      <w:tr w:rsidR="001F09CD" w14:paraId="4A9C134B"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E96F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31D68"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1F09CD" w14:paraId="08E840C9"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9D0F78"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745AA" w14:textId="77777777" w:rsidR="001F09CD" w:rsidRDefault="00D44AF3">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Customer start the system</w:t>
            </w:r>
          </w:p>
        </w:tc>
      </w:tr>
      <w:tr w:rsidR="001F09CD" w14:paraId="7EEBF9AA"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A111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DC645"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None</w:t>
            </w:r>
          </w:p>
        </w:tc>
      </w:tr>
      <w:tr w:rsidR="001F09CD" w14:paraId="608D2D9A"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5DC3A"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6E8572"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2413A"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000092F8" w14:textId="77777777">
        <w:trPr>
          <w:gridAfter w:val="1"/>
          <w:wAfter w:w="3660" w:type="dxa"/>
          <w:trHeight w:hRule="exact" w:val="54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B5D7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E5781"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erver give a package of the data to initialize the system</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FDA90"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152396CD"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2E09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F49BD" w14:textId="77777777" w:rsidR="001F09CD" w:rsidRDefault="001F09CD">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CBE76" w14:textId="77777777" w:rsidR="001F09CD" w:rsidRDefault="00D44AF3">
            <w:pPr>
              <w:rPr>
                <w:rFonts w:ascii="Times New Roman" w:hAnsi="Times New Roman" w:cs="Times New Roman"/>
                <w:sz w:val="20"/>
                <w:szCs w:val="20"/>
                <w:lang w:eastAsia="zh-CN"/>
              </w:rPr>
            </w:pPr>
            <w:r>
              <w:rPr>
                <w:rFonts w:ascii="Times New Roman" w:hAnsi="Times New Roman" w:cs="Times New Roman"/>
                <w:sz w:val="20"/>
                <w:szCs w:val="20"/>
                <w:lang w:eastAsia="zh-CN"/>
              </w:rPr>
              <w:t>Initialization and give a reply</w:t>
            </w:r>
          </w:p>
        </w:tc>
      </w:tr>
      <w:tr w:rsidR="001F09CD" w14:paraId="25C17F52"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5CF97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AE62E"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O</w:t>
            </w:r>
            <w:r>
              <w:rPr>
                <w:rFonts w:ascii="Times New Roman" w:eastAsiaTheme="minorEastAsia" w:hAnsi="Times New Roman" w:cs="Times New Roman"/>
                <w:sz w:val="20"/>
                <w:szCs w:val="20"/>
                <w:lang w:eastAsia="zh-CN"/>
              </w:rPr>
              <w:t>nce.</w:t>
            </w:r>
          </w:p>
        </w:tc>
        <w:tc>
          <w:tcPr>
            <w:tcW w:w="3660" w:type="dxa"/>
          </w:tcPr>
          <w:p w14:paraId="06BD430A" w14:textId="77777777" w:rsidR="001F09CD" w:rsidRDefault="001F09CD"/>
        </w:tc>
      </w:tr>
      <w:tr w:rsidR="001F09CD" w14:paraId="1101B0F4"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3E387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09189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70D02EBC"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E2E6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7BE6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1F09CD" w14:paraId="0FF8F2DD" w14:textId="77777777">
        <w:trPr>
          <w:gridAfter w:val="1"/>
          <w:wAfter w:w="3660" w:type="dxa"/>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DE0C6"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C4FD26" w14:textId="77777777" w:rsidR="001F09CD" w:rsidRDefault="001F09CD">
            <w:pPr>
              <w:pStyle w:val="TableParagraph"/>
              <w:spacing w:before="6"/>
              <w:rPr>
                <w:rFonts w:ascii="Times New Roman" w:eastAsia="Times New Roman" w:hAnsi="Times New Roman" w:cs="Times New Roman"/>
                <w:sz w:val="19"/>
                <w:szCs w:val="19"/>
              </w:rPr>
            </w:pPr>
          </w:p>
          <w:p w14:paraId="1C305FF7"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06DE5350" w14:textId="77777777" w:rsidR="001F09CD" w:rsidRDefault="00D44AF3">
            <w:pPr>
              <w:rPr>
                <w:sz w:val="21"/>
                <w:szCs w:val="21"/>
                <w:lang w:eastAsia="zh-CN"/>
              </w:rPr>
            </w:pPr>
            <w:r>
              <w:rPr>
                <w:noProof/>
                <w:lang w:eastAsia="zh-CN"/>
              </w:rPr>
              <w:drawing>
                <wp:inline distT="0" distB="0" distL="0" distR="0" wp14:anchorId="555EB844" wp14:editId="2DCFFEB7">
                  <wp:extent cx="4491355" cy="2122805"/>
                  <wp:effectExtent l="0" t="0" r="4445" b="0"/>
                  <wp:docPr id="412167410" name="图片 41216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67410" name="图片 412167410"/>
                          <pic:cNvPicPr>
                            <a:picLocks noChangeAspect="1"/>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4491355" cy="2122805"/>
                          </a:xfrm>
                          <a:prstGeom prst="rect">
                            <a:avLst/>
                          </a:prstGeom>
                        </pic:spPr>
                      </pic:pic>
                    </a:graphicData>
                  </a:graphic>
                </wp:inline>
              </w:drawing>
            </w:r>
            <w:r>
              <w:t xml:space="preserve"> </w:t>
            </w:r>
          </w:p>
          <w:p w14:paraId="1A2EC99B"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70823B29"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89BA90"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6FB95"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AE51BB"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4F2497FE" w14:textId="77777777" w:rsidR="001F09CD" w:rsidRDefault="00D44AF3">
      <w:pPr>
        <w:pStyle w:val="3"/>
      </w:pPr>
      <w:bookmarkStart w:id="121" w:name="_Toc5192583"/>
      <w:bookmarkStart w:id="122" w:name="_Toc5206141"/>
      <w:bookmarkStart w:id="123" w:name="_Toc5206291"/>
      <w:bookmarkStart w:id="124" w:name="_Toc5208498"/>
      <w:bookmarkStart w:id="125" w:name="_Toc5632222"/>
      <w:r>
        <w:t>2.5.2 Automatic mode</w:t>
      </w:r>
      <w:bookmarkEnd w:id="121"/>
      <w:bookmarkEnd w:id="122"/>
      <w:bookmarkEnd w:id="123"/>
      <w:bookmarkEnd w:id="124"/>
      <w:bookmarkEnd w:id="125"/>
    </w:p>
    <w:tbl>
      <w:tblPr>
        <w:tblW w:w="1229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gridCol w:w="3660"/>
        <w:tblGridChange w:id="126">
          <w:tblGrid>
            <w:gridCol w:w="30"/>
            <w:gridCol w:w="1511"/>
            <w:gridCol w:w="30"/>
            <w:gridCol w:w="1511"/>
            <w:gridCol w:w="1892"/>
            <w:gridCol w:w="30"/>
            <w:gridCol w:w="3630"/>
            <w:gridCol w:w="30"/>
            <w:gridCol w:w="3630"/>
          </w:tblGrid>
        </w:tblGridChange>
      </w:tblGrid>
      <w:tr w:rsidR="001F09CD" w14:paraId="4BF95C86"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E7CE1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AABB0" w14:textId="77777777" w:rsidR="001F09CD" w:rsidRDefault="00D44AF3">
            <w:pPr>
              <w:pStyle w:val="TableParagraph"/>
              <w:spacing w:line="222" w:lineRule="exact"/>
              <w:ind w:left="27" w:firstLineChars="50" w:firstLine="109"/>
              <w:rPr>
                <w:rFonts w:ascii="Times New Roman" w:eastAsia="Times New Roman" w:hAnsi="Times New Roman" w:cs="Times New Roman"/>
                <w:sz w:val="20"/>
                <w:szCs w:val="20"/>
              </w:rPr>
            </w:pPr>
            <w:commentRangeStart w:id="127"/>
            <w:r>
              <w:rPr>
                <w:rFonts w:ascii="Times New Roman" w:hAnsi="Times New Roman" w:cs="Times New Roman"/>
                <w:w w:val="110"/>
                <w:sz w:val="20"/>
                <w:lang w:eastAsia="zh-CN"/>
              </w:rPr>
              <w:t>Automatic mode</w:t>
            </w:r>
            <w:commentRangeEnd w:id="127"/>
            <w:r>
              <w:rPr>
                <w:rStyle w:val="af5"/>
                <w:rFonts w:eastAsiaTheme="minorEastAsia"/>
                <w:lang w:eastAsia="ja-JP"/>
              </w:rPr>
              <w:commentReference w:id="127"/>
            </w:r>
          </w:p>
        </w:tc>
      </w:tr>
      <w:tr w:rsidR="001F09CD" w14:paraId="52A05A8E"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F558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5FDAA7"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5419A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67EA9C"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4-1</w:t>
            </w:r>
          </w:p>
        </w:tc>
      </w:tr>
      <w:tr w:rsidR="001F09CD" w14:paraId="5117639E"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BEEB6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9A4E2"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 xml:space="preserve">Li </w:t>
            </w:r>
            <w:proofErr w:type="spellStart"/>
            <w:r>
              <w:rPr>
                <w:rFonts w:ascii="Times New Roman" w:eastAsiaTheme="minorEastAsia" w:hAnsi="Times New Roman" w:cs="Times New Roman"/>
                <w:sz w:val="20"/>
                <w:szCs w:val="20"/>
                <w:lang w:eastAsia="zh-CN"/>
              </w:rPr>
              <w:t>Yuanjin</w:t>
            </w:r>
            <w:proofErr w:type="spellEnd"/>
          </w:p>
        </w:tc>
      </w:tr>
      <w:tr w:rsidR="001F09CD" w14:paraId="03126947"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5856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CAF6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1F09CD" w14:paraId="3B05CD80"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D6E4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BACED"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Power saving intelligently</w:t>
            </w:r>
          </w:p>
        </w:tc>
      </w:tr>
      <w:tr w:rsidR="001F09CD" w14:paraId="4CE1FBA1"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9735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A3076"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Control the status of the light</w:t>
            </w:r>
          </w:p>
        </w:tc>
      </w:tr>
      <w:tr w:rsidR="001F09CD" w14:paraId="5AB3B70B" w14:textId="77777777">
        <w:trPr>
          <w:gridAfter w:val="1"/>
          <w:wAfter w:w="3660" w:type="dxa"/>
          <w:trHeight w:hRule="exact" w:val="50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F246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A395B8" w14:textId="77777777" w:rsidR="001F09CD" w:rsidRDefault="00D44AF3">
            <w:pPr>
              <w:pStyle w:val="TableParagraph"/>
              <w:spacing w:line="222" w:lineRule="exact"/>
              <w:ind w:left="27" w:firstLineChars="50" w:firstLine="100"/>
              <w:rPr>
                <w:rFonts w:ascii="Times New Roman" w:eastAsia="Times New Roman" w:hAnsi="Times New Roman" w:cs="Times New Roman"/>
                <w:sz w:val="20"/>
                <w:szCs w:val="20"/>
              </w:rPr>
            </w:pPr>
            <w:r>
              <w:rPr>
                <w:rFonts w:ascii="Times New Roman" w:eastAsia="Times New Roman" w:hAnsi="Times New Roman" w:cs="Times New Roman"/>
                <w:sz w:val="20"/>
                <w:szCs w:val="20"/>
              </w:rPr>
              <w:t>Automatically sets the state of the light.</w:t>
            </w:r>
          </w:p>
        </w:tc>
      </w:tr>
      <w:tr w:rsidR="001F09CD" w14:paraId="687011D5"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1FCE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D131CC"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1F09CD" w14:paraId="2789A681"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91775"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5BFBE"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1F09CD" w14:paraId="4EFD3759"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C56B7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8B4CF"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Automatic mode</w:t>
            </w:r>
          </w:p>
        </w:tc>
      </w:tr>
      <w:tr w:rsidR="001F09CD" w14:paraId="4F4DD24C"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13C7A"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A0AC8"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C7B29"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7B126545" w14:textId="77777777" w:rsidTr="001F09CD">
        <w:tblPrEx>
          <w:tblW w:w="12294" w:type="dxa"/>
          <w:tblInd w:w="106" w:type="dxa"/>
          <w:tblLayout w:type="fixed"/>
          <w:tblCellMar>
            <w:left w:w="0" w:type="dxa"/>
            <w:right w:w="0" w:type="dxa"/>
          </w:tblCellMar>
          <w:tblPrExChange w:id="128" w:author="Zhang Rui" w:date="2019-04-08T07:31:00Z">
            <w:tblPrEx>
              <w:tblW w:w="12294" w:type="dxa"/>
              <w:tblInd w:w="106" w:type="dxa"/>
              <w:tblLayout w:type="fixed"/>
              <w:tblCellMar>
                <w:left w:w="0" w:type="dxa"/>
                <w:right w:w="0" w:type="dxa"/>
              </w:tblCellMar>
            </w:tblPrEx>
          </w:tblPrExChange>
        </w:tblPrEx>
        <w:trPr>
          <w:gridAfter w:val="1"/>
          <w:wAfter w:w="3660" w:type="dxa"/>
          <w:trHeight w:hRule="exact" w:val="525"/>
          <w:trPrChange w:id="129" w:author="Zhang Rui" w:date="2019-04-08T07:31:00Z">
            <w:trPr>
              <w:gridBefore w:val="1"/>
              <w:gridAfter w:val="1"/>
            </w:trPr>
          </w:trPrChange>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30" w:author="Zhang Rui" w:date="2019-04-08T07:31:00Z">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78997EE"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31" w:author="Zhang Rui" w:date="2019-04-08T07:31:00Z">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4967BFF"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S</w:t>
            </w:r>
            <w:r>
              <w:rPr>
                <w:rFonts w:ascii="Times New Roman" w:eastAsiaTheme="minorEastAsia" w:hAnsi="Times New Roman" w:cs="Times New Roman"/>
                <w:sz w:val="20"/>
                <w:szCs w:val="20"/>
                <w:lang w:eastAsia="zh-CN"/>
              </w:rPr>
              <w:t xml:space="preserve">erver </w:t>
            </w:r>
            <w:del w:id="132" w:author="Zhang Rui" w:date="2019-04-08T07:31:00Z">
              <w:r>
                <w:rPr>
                  <w:rFonts w:ascii="Times New Roman" w:eastAsiaTheme="minorEastAsia" w:hAnsi="Times New Roman" w:cs="Times New Roman"/>
                  <w:sz w:val="20"/>
                  <w:szCs w:val="20"/>
                  <w:lang w:eastAsia="zh-CN"/>
                </w:rPr>
                <w:delText xml:space="preserve">give </w:delText>
              </w:r>
            </w:del>
            <w:ins w:id="133" w:author="Zhang Rui" w:date="2019-04-08T07:31:00Z">
              <w:r>
                <w:rPr>
                  <w:rFonts w:ascii="Times New Roman" w:eastAsiaTheme="minorEastAsia" w:hAnsi="Times New Roman" w:cs="Times New Roman"/>
                  <w:sz w:val="20"/>
                  <w:szCs w:val="20"/>
                  <w:lang w:eastAsia="zh-CN"/>
                </w:rPr>
                <w:t xml:space="preserve">sends </w:t>
              </w:r>
            </w:ins>
            <w:r>
              <w:rPr>
                <w:rFonts w:ascii="Times New Roman" w:eastAsiaTheme="minorEastAsia" w:hAnsi="Times New Roman" w:cs="Times New Roman"/>
                <w:sz w:val="20"/>
                <w:szCs w:val="20"/>
                <w:lang w:eastAsia="zh-CN"/>
              </w:rPr>
              <w:t xml:space="preserve">a package of </w:t>
            </w:r>
            <w:del w:id="134" w:author="Zhang Rui" w:date="2019-04-08T07:31:00Z">
              <w:r>
                <w:rPr>
                  <w:rFonts w:ascii="Times New Roman" w:eastAsiaTheme="minorEastAsia" w:hAnsi="Times New Roman" w:cs="Times New Roman"/>
                  <w:sz w:val="20"/>
                  <w:szCs w:val="20"/>
                  <w:lang w:eastAsia="zh-CN"/>
                </w:rPr>
                <w:delText>the data</w:delText>
              </w:r>
            </w:del>
            <w:ins w:id="135" w:author="Zhang Rui" w:date="2019-04-08T07:31:00Z">
              <w:r>
                <w:rPr>
                  <w:rFonts w:ascii="Times New Roman" w:eastAsiaTheme="minorEastAsia" w:hAnsi="Times New Roman" w:cs="Times New Roman"/>
                  <w:sz w:val="20"/>
                  <w:szCs w:val="20"/>
                  <w:lang w:eastAsia="zh-CN"/>
                </w:rPr>
                <w:t>info</w:t>
              </w:r>
            </w:ins>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36" w:author="Zhang Rui" w:date="2019-04-08T07:31:00Z">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4C1FCD43"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32F79309" w14:textId="77777777" w:rsidTr="001F09CD">
        <w:tblPrEx>
          <w:tblW w:w="12294" w:type="dxa"/>
          <w:tblInd w:w="106" w:type="dxa"/>
          <w:tblLayout w:type="fixed"/>
          <w:tblCellMar>
            <w:left w:w="0" w:type="dxa"/>
            <w:right w:w="0" w:type="dxa"/>
          </w:tblCellMar>
          <w:tblPrExChange w:id="137" w:author="Zhang Rui" w:date="2019-04-08T07:33:00Z">
            <w:tblPrEx>
              <w:tblW w:w="12294" w:type="dxa"/>
              <w:tblInd w:w="106" w:type="dxa"/>
              <w:tblLayout w:type="fixed"/>
              <w:tblCellMar>
                <w:left w:w="0" w:type="dxa"/>
                <w:right w:w="0" w:type="dxa"/>
              </w:tblCellMar>
            </w:tblPrEx>
          </w:tblPrExChange>
        </w:tblPrEx>
        <w:trPr>
          <w:gridAfter w:val="1"/>
          <w:wAfter w:w="3660" w:type="dxa"/>
          <w:trHeight w:hRule="exact" w:val="1142"/>
          <w:trPrChange w:id="138" w:author="Zhang Rui" w:date="2019-04-08T07:33:00Z">
            <w:trPr>
              <w:gridBefore w:val="1"/>
              <w:gridAfter w:val="1"/>
            </w:trPr>
          </w:trPrChange>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39" w:author="Zhang Rui" w:date="2019-04-08T07:33:00Z">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0BC3F16B"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40" w:author="Zhang Rui" w:date="2019-04-08T07:33:00Z">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77115854" w14:textId="77777777" w:rsidR="001F09CD" w:rsidRDefault="001F09CD">
            <w:pPr>
              <w:pStyle w:val="TableParagraph"/>
              <w:spacing w:line="222" w:lineRule="exact"/>
              <w:ind w:left="27"/>
              <w:rPr>
                <w:rFonts w:ascii="Times New Roman" w:eastAsiaTheme="minorEastAsia" w:hAnsi="Times New Roman" w:cs="Times New Roman"/>
                <w:sz w:val="20"/>
                <w:szCs w:val="20"/>
                <w:lang w:eastAsia="zh-CN"/>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Change w:id="141" w:author="Zhang Rui" w:date="2019-04-08T07:33:00Z">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tcPrChange>
          </w:tcPr>
          <w:p w14:paraId="6F769323" w14:textId="77777777" w:rsidR="001F09CD" w:rsidRDefault="00D44AF3">
            <w:pPr>
              <w:rPr>
                <w:rFonts w:ascii="Times New Roman" w:hAnsi="Times New Roman" w:cs="Times New Roman"/>
                <w:sz w:val="20"/>
                <w:szCs w:val="20"/>
                <w:lang w:eastAsia="zh-CN"/>
              </w:rPr>
            </w:pPr>
            <w:del w:id="142" w:author="Zhang Rui" w:date="2019-04-08T07:32:00Z">
              <w:r>
                <w:rPr>
                  <w:rFonts w:ascii="Times New Roman" w:hAnsi="Times New Roman" w:cs="Times New Roman"/>
                  <w:sz w:val="20"/>
                  <w:szCs w:val="20"/>
                  <w:lang w:eastAsia="zh-CN"/>
                </w:rPr>
                <w:delText xml:space="preserve">Judge </w:delText>
              </w:r>
            </w:del>
            <w:ins w:id="143" w:author="Zhang Rui" w:date="2019-04-08T07:32:00Z">
              <w:r>
                <w:rPr>
                  <w:rFonts w:ascii="Times New Roman" w:hAnsi="Times New Roman" w:cs="Times New Roman"/>
                  <w:sz w:val="20"/>
                  <w:szCs w:val="20"/>
                  <w:lang w:eastAsia="zh-CN"/>
                </w:rPr>
                <w:t xml:space="preserve">IC verifies </w:t>
              </w:r>
            </w:ins>
            <w:r>
              <w:rPr>
                <w:rFonts w:ascii="Times New Roman" w:hAnsi="Times New Roman" w:cs="Times New Roman"/>
                <w:sz w:val="20"/>
                <w:szCs w:val="20"/>
                <w:lang w:eastAsia="zh-CN"/>
              </w:rPr>
              <w:t>the situation, check</w:t>
            </w:r>
            <w:ins w:id="144" w:author="Zhang Rui" w:date="2019-04-08T07:32:00Z">
              <w:r>
                <w:rPr>
                  <w:rFonts w:ascii="Times New Roman" w:hAnsi="Times New Roman" w:cs="Times New Roman"/>
                  <w:sz w:val="20"/>
                  <w:szCs w:val="20"/>
                  <w:lang w:eastAsia="zh-CN"/>
                </w:rPr>
                <w:t>s</w:t>
              </w:r>
            </w:ins>
            <w:r>
              <w:rPr>
                <w:rFonts w:ascii="Times New Roman" w:hAnsi="Times New Roman" w:cs="Times New Roman"/>
                <w:sz w:val="20"/>
                <w:szCs w:val="20"/>
                <w:lang w:eastAsia="zh-CN"/>
              </w:rPr>
              <w:t xml:space="preserve"> the priority and </w:t>
            </w:r>
            <w:del w:id="145" w:author="Zhang Rui" w:date="2019-04-08T07:32:00Z">
              <w:r>
                <w:rPr>
                  <w:rFonts w:ascii="Times New Roman" w:hAnsi="Times New Roman" w:cs="Times New Roman"/>
                  <w:sz w:val="20"/>
                  <w:szCs w:val="20"/>
                  <w:lang w:eastAsia="zh-CN"/>
                </w:rPr>
                <w:delText xml:space="preserve">instruction </w:delText>
              </w:r>
            </w:del>
            <w:proofErr w:type="spellStart"/>
            <w:ins w:id="146" w:author="Zhang Rui" w:date="2019-04-08T07:32:00Z">
              <w:r>
                <w:rPr>
                  <w:rFonts w:ascii="Times New Roman" w:hAnsi="Times New Roman" w:cs="Times New Roman"/>
                  <w:sz w:val="20"/>
                  <w:szCs w:val="20"/>
                  <w:lang w:eastAsia="zh-CN"/>
                </w:rPr>
                <w:t>ruls</w:t>
              </w:r>
              <w:proofErr w:type="spellEnd"/>
              <w:r>
                <w:rPr>
                  <w:rFonts w:ascii="Times New Roman" w:hAnsi="Times New Roman" w:cs="Times New Roman"/>
                  <w:sz w:val="20"/>
                  <w:szCs w:val="20"/>
                  <w:lang w:eastAsia="zh-CN"/>
                </w:rPr>
                <w:t xml:space="preserve">, then sends </w:t>
              </w:r>
            </w:ins>
            <w:commentRangeStart w:id="147"/>
            <w:del w:id="148" w:author="Zhang Rui" w:date="2019-04-08T07:32:00Z">
              <w:r>
                <w:rPr>
                  <w:rFonts w:ascii="Times New Roman" w:hAnsi="Times New Roman" w:cs="Times New Roman"/>
                  <w:sz w:val="20"/>
                  <w:szCs w:val="20"/>
                  <w:lang w:eastAsia="zh-CN"/>
                </w:rPr>
                <w:delText xml:space="preserve">and </w:delText>
              </w:r>
              <w:commentRangeStart w:id="149"/>
              <w:r>
                <w:rPr>
                  <w:rFonts w:ascii="Times New Roman" w:hAnsi="Times New Roman" w:cs="Times New Roman"/>
                  <w:sz w:val="20"/>
                  <w:szCs w:val="20"/>
                  <w:lang w:eastAsia="zh-CN"/>
                </w:rPr>
                <w:delText xml:space="preserve">give </w:delText>
              </w:r>
            </w:del>
            <w:r>
              <w:rPr>
                <w:rFonts w:ascii="Times New Roman" w:hAnsi="Times New Roman" w:cs="Times New Roman"/>
                <w:sz w:val="20"/>
                <w:szCs w:val="20"/>
                <w:lang w:eastAsia="zh-CN"/>
              </w:rPr>
              <w:t>the command</w:t>
            </w:r>
            <w:commentRangeEnd w:id="149"/>
            <w:r>
              <w:commentReference w:id="149"/>
            </w:r>
            <w:commentRangeEnd w:id="147"/>
            <w:r>
              <w:commentReference w:id="147"/>
            </w:r>
            <w:ins w:id="150" w:author="Zhang Rui" w:date="2019-04-08T07:32:00Z">
              <w:r>
                <w:rPr>
                  <w:rFonts w:ascii="Times New Roman" w:hAnsi="Times New Roman" w:cs="Times New Roman"/>
                  <w:sz w:val="20"/>
                  <w:szCs w:val="20"/>
                  <w:lang w:eastAsia="zh-CN"/>
                </w:rPr>
                <w:t xml:space="preserve"> to server</w:t>
              </w:r>
            </w:ins>
            <w:ins w:id="151" w:author="Zhang Rui" w:date="2019-04-08T07:33:00Z">
              <w:r>
                <w:rPr>
                  <w:rFonts w:ascii="Times New Roman" w:hAnsi="Times New Roman" w:cs="Times New Roman"/>
                  <w:sz w:val="20"/>
                  <w:szCs w:val="20"/>
                  <w:lang w:eastAsia="zh-CN"/>
                </w:rPr>
                <w:t xml:space="preserve"> (hardware ID included?)</w:t>
              </w:r>
            </w:ins>
          </w:p>
        </w:tc>
      </w:tr>
      <w:tr w:rsidR="001F09CD" w14:paraId="181C9FC6"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09AB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CBF4D0"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1</w:t>
            </w:r>
            <w:commentRangeStart w:id="152"/>
            <w:r>
              <w:rPr>
                <w:rFonts w:ascii="Times New Roman" w:eastAsiaTheme="minorEastAsia" w:hAnsi="Times New Roman" w:cs="Times New Roman"/>
                <w:sz w:val="20"/>
                <w:szCs w:val="20"/>
                <w:lang w:eastAsia="zh-CN"/>
              </w:rPr>
              <w:t xml:space="preserve"> time in a minute</w:t>
            </w:r>
            <w:commentRangeEnd w:id="152"/>
            <w:r>
              <w:commentReference w:id="152"/>
            </w:r>
          </w:p>
        </w:tc>
        <w:tc>
          <w:tcPr>
            <w:tcW w:w="3660" w:type="dxa"/>
          </w:tcPr>
          <w:p w14:paraId="427B87FC" w14:textId="77777777" w:rsidR="001F09CD" w:rsidRDefault="001F09CD"/>
        </w:tc>
      </w:tr>
      <w:tr w:rsidR="001F09CD" w14:paraId="249AD638"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A1E8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1482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52D3020A" w14:textId="77777777">
        <w:trPr>
          <w:gridAfter w:val="1"/>
          <w:wAfter w:w="3660" w:type="dxa"/>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8DD2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E95E49" w14:textId="77777777" w:rsidR="001F09CD" w:rsidRDefault="00D44AF3">
            <w:pPr>
              <w:pStyle w:val="TableParagraph"/>
              <w:spacing w:line="222" w:lineRule="exact"/>
              <w:ind w:left="27"/>
              <w:rPr>
                <w:rFonts w:ascii="Times New Roman" w:eastAsia="Times New Roman" w:hAnsi="Times New Roman" w:cs="Times New Roman"/>
                <w:sz w:val="20"/>
                <w:szCs w:val="20"/>
              </w:rPr>
            </w:pPr>
            <w:commentRangeStart w:id="153"/>
            <w:commentRangeStart w:id="154"/>
            <w:r>
              <w:rPr>
                <w:rFonts w:ascii="Times New Roman" w:hAnsi="Times New Roman" w:cs="Times New Roman"/>
                <w:w w:val="110"/>
                <w:sz w:val="20"/>
                <w:szCs w:val="20"/>
              </w:rPr>
              <w:t>The</w:t>
            </w:r>
            <w:r>
              <w:rPr>
                <w:rFonts w:ascii="Times New Roman" w:hAnsi="Times New Roman" w:cs="Times New Roman"/>
                <w:spacing w:val="6"/>
                <w:w w:val="110"/>
                <w:sz w:val="20"/>
                <w:szCs w:val="20"/>
              </w:rPr>
              <w:t xml:space="preserve"> </w:t>
            </w:r>
            <w:r>
              <w:rPr>
                <w:rFonts w:ascii="Times New Roman" w:hAnsi="Times New Roman" w:cs="Times New Roman"/>
                <w:w w:val="110"/>
                <w:sz w:val="20"/>
                <w:szCs w:val="20"/>
              </w:rPr>
              <w:t>project</w:t>
            </w:r>
            <w:r>
              <w:rPr>
                <w:rFonts w:ascii="Times New Roman" w:hAnsi="Times New Roman" w:cs="Times New Roman"/>
                <w:spacing w:val="5"/>
                <w:w w:val="110"/>
                <w:sz w:val="20"/>
                <w:szCs w:val="20"/>
              </w:rPr>
              <w:t xml:space="preserve"> </w:t>
            </w:r>
            <w:r>
              <w:rPr>
                <w:rFonts w:ascii="Times New Roman" w:hAnsi="Times New Roman" w:cs="Times New Roman"/>
                <w:w w:val="110"/>
                <w:sz w:val="20"/>
                <w:szCs w:val="20"/>
              </w:rPr>
              <w:t>assignment</w:t>
            </w:r>
            <w:r>
              <w:rPr>
                <w:rFonts w:ascii="Times New Roman" w:hAnsi="Times New Roman" w:cs="Times New Roman"/>
                <w:spacing w:val="8"/>
                <w:w w:val="110"/>
                <w:sz w:val="20"/>
                <w:szCs w:val="20"/>
              </w:rPr>
              <w:t xml:space="preserve"> </w:t>
            </w:r>
            <w:r>
              <w:rPr>
                <w:rFonts w:ascii="Times New Roman" w:hAnsi="Times New Roman" w:cs="Times New Roman"/>
                <w:w w:val="110"/>
                <w:sz w:val="20"/>
                <w:szCs w:val="20"/>
              </w:rPr>
              <w:t>is</w:t>
            </w:r>
            <w:r>
              <w:rPr>
                <w:rFonts w:ascii="Times New Roman" w:hAnsi="Times New Roman" w:cs="Times New Roman"/>
                <w:spacing w:val="8"/>
                <w:w w:val="110"/>
                <w:sz w:val="20"/>
                <w:szCs w:val="20"/>
              </w:rPr>
              <w:t xml:space="preserve"> </w:t>
            </w:r>
            <w:r>
              <w:rPr>
                <w:rFonts w:ascii="Times New Roman" w:hAnsi="Times New Roman" w:cs="Times New Roman"/>
                <w:spacing w:val="-1"/>
                <w:w w:val="110"/>
                <w:sz w:val="20"/>
                <w:szCs w:val="20"/>
              </w:rPr>
              <w:t>c</w:t>
            </w:r>
            <w:r>
              <w:rPr>
                <w:rFonts w:ascii="Times New Roman" w:hAnsi="Times New Roman" w:cs="Times New Roman"/>
                <w:spacing w:val="-2"/>
                <w:w w:val="110"/>
                <w:sz w:val="20"/>
                <w:szCs w:val="20"/>
              </w:rPr>
              <w:t>r</w:t>
            </w:r>
            <w:r>
              <w:rPr>
                <w:rFonts w:ascii="Times New Roman" w:hAnsi="Times New Roman" w:cs="Times New Roman"/>
                <w:spacing w:val="-1"/>
                <w:w w:val="110"/>
                <w:sz w:val="20"/>
                <w:szCs w:val="20"/>
              </w:rPr>
              <w:t>ea</w:t>
            </w:r>
            <w:r>
              <w:rPr>
                <w:rFonts w:ascii="Times New Roman" w:hAnsi="Times New Roman" w:cs="Times New Roman"/>
                <w:spacing w:val="-2"/>
                <w:w w:val="110"/>
                <w:sz w:val="20"/>
                <w:szCs w:val="20"/>
              </w:rPr>
              <w:t>t</w:t>
            </w:r>
            <w:r>
              <w:rPr>
                <w:rFonts w:ascii="Times New Roman" w:hAnsi="Times New Roman" w:cs="Times New Roman"/>
                <w:spacing w:val="-1"/>
                <w:w w:val="110"/>
                <w:sz w:val="20"/>
                <w:szCs w:val="20"/>
              </w:rPr>
              <w:t>ed</w:t>
            </w:r>
            <w:commentRangeEnd w:id="153"/>
            <w:r>
              <w:commentReference w:id="153"/>
            </w:r>
            <w:commentRangeEnd w:id="154"/>
            <w:r>
              <w:rPr>
                <w:rStyle w:val="af5"/>
                <w:rFonts w:eastAsiaTheme="minorEastAsia"/>
                <w:lang w:eastAsia="ja-JP"/>
              </w:rPr>
              <w:commentReference w:id="154"/>
            </w:r>
          </w:p>
        </w:tc>
      </w:tr>
      <w:tr w:rsidR="001F09CD" w14:paraId="6BF5B818" w14:textId="77777777">
        <w:trPr>
          <w:gridAfter w:val="1"/>
          <w:wAfter w:w="3660" w:type="dxa"/>
          <w:trHeight w:hRule="exact" w:val="51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22C94"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4CF4E" w14:textId="77777777" w:rsidR="001F09CD" w:rsidRDefault="00D44AF3">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59264" behindDoc="1" locked="0" layoutInCell="1" allowOverlap="1" wp14:anchorId="1F6B8F8B" wp14:editId="7C6E91E6">
                  <wp:simplePos x="0" y="0"/>
                  <wp:positionH relativeFrom="column">
                    <wp:posOffset>-13970</wp:posOffset>
                  </wp:positionH>
                  <wp:positionV relativeFrom="paragraph">
                    <wp:posOffset>30480</wp:posOffset>
                  </wp:positionV>
                  <wp:extent cx="4491355" cy="3123565"/>
                  <wp:effectExtent l="0" t="0" r="4445"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91355" cy="3123565"/>
                          </a:xfrm>
                          <a:prstGeom prst="rect">
                            <a:avLst/>
                          </a:prstGeom>
                        </pic:spPr>
                      </pic:pic>
                    </a:graphicData>
                  </a:graphic>
                </wp:anchor>
              </w:drawing>
            </w:r>
          </w:p>
          <w:p w14:paraId="3641BD40"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130618E5"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6FAF3BAF" w14:textId="77777777">
        <w:trPr>
          <w:gridAfter w:val="1"/>
          <w:wAfter w:w="3660" w:type="dxa"/>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465AE"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DB2E1"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244672"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0919239" w14:textId="77777777" w:rsidR="001F09CD" w:rsidRDefault="00D44AF3">
      <w:pPr>
        <w:pStyle w:val="3"/>
      </w:pPr>
      <w:bookmarkStart w:id="155" w:name="_Toc5208499"/>
      <w:bookmarkStart w:id="156" w:name="_Toc5192584"/>
      <w:bookmarkStart w:id="157" w:name="_Toc5206292"/>
      <w:bookmarkStart w:id="158" w:name="_Toc5206142"/>
      <w:bookmarkStart w:id="159" w:name="_Toc5632223"/>
      <w:r>
        <w:t>2.5.3 Command-light mode</w:t>
      </w:r>
      <w:bookmarkEnd w:id="155"/>
      <w:bookmarkEnd w:id="156"/>
      <w:bookmarkEnd w:id="157"/>
      <w:bookmarkEnd w:id="158"/>
      <w:bookmarkEnd w:id="159"/>
    </w:p>
    <w:tbl>
      <w:tblPr>
        <w:tblW w:w="8654" w:type="dxa"/>
        <w:tblInd w:w="86" w:type="dxa"/>
        <w:tblLayout w:type="fixed"/>
        <w:tblCellMar>
          <w:left w:w="0" w:type="dxa"/>
          <w:right w:w="0" w:type="dxa"/>
        </w:tblCellMar>
        <w:tblLook w:val="04A0" w:firstRow="1" w:lastRow="0" w:firstColumn="1" w:lastColumn="0" w:noHBand="0" w:noVBand="1"/>
      </w:tblPr>
      <w:tblGrid>
        <w:gridCol w:w="20"/>
        <w:gridCol w:w="1521"/>
        <w:gridCol w:w="20"/>
        <w:gridCol w:w="1521"/>
        <w:gridCol w:w="1892"/>
        <w:gridCol w:w="20"/>
        <w:gridCol w:w="3640"/>
        <w:gridCol w:w="20"/>
      </w:tblGrid>
      <w:tr w:rsidR="001F09CD" w14:paraId="00B8863D"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A3730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13AC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i/>
                <w:w w:val="110"/>
                <w:sz w:val="20"/>
              </w:rPr>
              <w:t xml:space="preserve"> </w:t>
            </w:r>
            <w:r>
              <w:rPr>
                <w:rFonts w:ascii="Times New Roman" w:eastAsia="宋体" w:hAnsi="Times New Roman" w:cs="Times New Roman" w:hint="eastAsia"/>
                <w:w w:val="110"/>
                <w:sz w:val="20"/>
                <w:lang w:eastAsia="zh-CN"/>
              </w:rPr>
              <w:t>Command-light</w:t>
            </w:r>
            <w:r>
              <w:rPr>
                <w:rFonts w:ascii="Times New Roman" w:hAnsi="Times New Roman" w:cs="Times New Roman"/>
                <w:w w:val="110"/>
                <w:sz w:val="20"/>
                <w:lang w:eastAsia="zh-CN"/>
              </w:rPr>
              <w:t xml:space="preserve"> mode</w:t>
            </w:r>
          </w:p>
        </w:tc>
      </w:tr>
      <w:tr w:rsidR="001F09CD" w14:paraId="7F3A236A"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02908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E5D22"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7D67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B6979"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hint="eastAsia"/>
                <w:i/>
                <w:spacing w:val="-1"/>
                <w:w w:val="105"/>
                <w:sz w:val="20"/>
                <w:lang w:eastAsia="zh-CN"/>
              </w:rPr>
              <w:t>31</w:t>
            </w:r>
          </w:p>
        </w:tc>
      </w:tr>
      <w:tr w:rsidR="001F09CD" w14:paraId="478516A0"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D9F4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83634C" w14:textId="77777777" w:rsidR="001F09CD" w:rsidRDefault="00D44AF3">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proofErr w:type="spellStart"/>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roofErr w:type="spellEnd"/>
          </w:p>
        </w:tc>
      </w:tr>
      <w:tr w:rsidR="001F09CD" w14:paraId="4AE56925"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1E4E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801A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0"/>
                <w:sz w:val="20"/>
              </w:rPr>
              <w:t xml:space="preserve"> </w:t>
            </w:r>
            <w:r>
              <w:rPr>
                <w:rFonts w:ascii="Times New Roman" w:hAnsi="Times New Roman" w:cs="Times New Roman"/>
                <w:spacing w:val="-1"/>
                <w:w w:val="110"/>
                <w:sz w:val="20"/>
                <w:lang w:eastAsia="zh-CN"/>
              </w:rPr>
              <w:t>Requirement</w:t>
            </w:r>
          </w:p>
        </w:tc>
      </w:tr>
      <w:tr w:rsidR="001F09CD" w14:paraId="6BEEDA00"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F90B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FF2B5"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T</w:t>
            </w:r>
            <w:r>
              <w:rPr>
                <w:rFonts w:ascii="Times New Roman" w:eastAsiaTheme="minorEastAsia" w:hAnsi="Times New Roman" w:cs="Times New Roman" w:hint="eastAsia"/>
                <w:sz w:val="20"/>
                <w:szCs w:val="20"/>
                <w:lang w:eastAsia="zh-CN"/>
              </w:rPr>
              <w:t>urn the light on or off correctly</w:t>
            </w:r>
            <w:r>
              <w:rPr>
                <w:rFonts w:ascii="Times New Roman" w:eastAsiaTheme="minorEastAsia" w:hAnsi="Times New Roman" w:cs="Times New Roman"/>
                <w:sz w:val="20"/>
                <w:szCs w:val="20"/>
                <w:lang w:eastAsia="zh-CN"/>
              </w:rPr>
              <w:t xml:space="preserve"> </w:t>
            </w:r>
            <w:r>
              <w:rPr>
                <w:rFonts w:ascii="Times New Roman" w:eastAsiaTheme="minorEastAsia" w:hAnsi="Times New Roman" w:cs="Times New Roman" w:hint="eastAsia"/>
                <w:sz w:val="20"/>
                <w:szCs w:val="20"/>
                <w:lang w:eastAsia="zh-CN"/>
              </w:rPr>
              <w:t>by</w:t>
            </w:r>
            <w:r>
              <w:rPr>
                <w:rFonts w:ascii="Times New Roman" w:eastAsiaTheme="minorEastAsia" w:hAnsi="Times New Roman" w:cs="Times New Roman"/>
                <w:sz w:val="20"/>
                <w:szCs w:val="20"/>
                <w:lang w:eastAsia="zh-CN"/>
              </w:rPr>
              <w:t xml:space="preserve"> instruction</w:t>
            </w:r>
            <w:r>
              <w:rPr>
                <w:rFonts w:ascii="Times New Roman" w:eastAsiaTheme="minorEastAsia" w:hAnsi="Times New Roman" w:cs="Times New Roman" w:hint="eastAsia"/>
                <w:sz w:val="20"/>
                <w:szCs w:val="20"/>
                <w:lang w:eastAsia="zh-CN"/>
              </w:rPr>
              <w:t xml:space="preserve"> </w:t>
            </w:r>
          </w:p>
        </w:tc>
      </w:tr>
      <w:tr w:rsidR="001F09CD" w14:paraId="23CC135C"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2E207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9F855E"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Change the status of the light or give the error report</w:t>
            </w:r>
          </w:p>
        </w:tc>
      </w:tr>
      <w:tr w:rsidR="001F09CD" w14:paraId="2FEC5D0F" w14:textId="77777777">
        <w:trPr>
          <w:gridAfter w:val="1"/>
          <w:wAfter w:w="20" w:type="dxa"/>
          <w:trHeight w:hRule="exact" w:val="50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F6A5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F751B" w14:textId="77777777" w:rsidR="001F09CD" w:rsidRDefault="00D44AF3">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 user issues a</w:t>
            </w:r>
            <w:r>
              <w:rPr>
                <w:rFonts w:ascii="Times New Roman" w:eastAsia="宋体" w:hAnsi="Times New Roman" w:cs="Times New Roman"/>
                <w:sz w:val="20"/>
                <w:szCs w:val="20"/>
                <w:lang w:eastAsia="zh-CN"/>
              </w:rPr>
              <w:t>n instruction</w:t>
            </w:r>
            <w:r>
              <w:rPr>
                <w:rFonts w:ascii="Times New Roman" w:eastAsia="宋体" w:hAnsi="Times New Roman" w:cs="Times New Roman" w:hint="eastAsia"/>
                <w:sz w:val="20"/>
                <w:szCs w:val="20"/>
                <w:lang w:eastAsia="zh-CN"/>
              </w:rPr>
              <w:t xml:space="preserve"> to change the light through the </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erver, 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 xml:space="preserve">(our system) make a judgement and return the </w:t>
            </w:r>
            <w:r>
              <w:rPr>
                <w:rFonts w:ascii="Times New Roman" w:eastAsia="宋体" w:hAnsi="Times New Roman" w:cs="Times New Roman"/>
                <w:sz w:val="20"/>
                <w:szCs w:val="20"/>
                <w:lang w:eastAsia="zh-CN"/>
              </w:rPr>
              <w:t>result</w:t>
            </w:r>
            <w:r>
              <w:rPr>
                <w:rFonts w:ascii="Times New Roman" w:eastAsia="宋体" w:hAnsi="Times New Roman" w:cs="Times New Roman" w:hint="eastAsia"/>
                <w:sz w:val="20"/>
                <w:szCs w:val="20"/>
                <w:lang w:eastAsia="zh-CN"/>
              </w:rPr>
              <w:t>.</w:t>
            </w:r>
          </w:p>
        </w:tc>
      </w:tr>
      <w:tr w:rsidR="001F09CD" w14:paraId="32A6D2E4"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AD08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EC135"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1F09CD" w14:paraId="7F2DDAAF"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536FD"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4B70AA" w14:textId="77777777" w:rsidR="001F09CD" w:rsidRDefault="00D44AF3">
            <w:pPr>
              <w:pStyle w:val="TableParagraph"/>
              <w:spacing w:line="222" w:lineRule="exact"/>
              <w:ind w:left="83"/>
              <w:rPr>
                <w:rFonts w:ascii="Times New Roman" w:eastAsia="Times New Roman" w:hAnsi="Times New Roman" w:cs="Times New Roman"/>
                <w:sz w:val="20"/>
                <w:szCs w:val="20"/>
              </w:rPr>
            </w:pPr>
            <w:r>
              <w:rPr>
                <w:rFonts w:ascii="Times New Roman" w:eastAsia="Times New Roman" w:hAnsi="Times New Roman" w:cs="Times New Roman"/>
                <w:sz w:val="20"/>
                <w:szCs w:val="20"/>
              </w:rPr>
              <w:t>Someone gives an instruction to change the status of the light.</w:t>
            </w:r>
          </w:p>
        </w:tc>
      </w:tr>
      <w:tr w:rsidR="001F09CD" w14:paraId="5F3AC6E0"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5CD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67CB4"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N</w:t>
            </w:r>
            <w:r>
              <w:rPr>
                <w:rFonts w:ascii="Times New Roman" w:eastAsiaTheme="minorEastAsia" w:hAnsi="Times New Roman" w:cs="Times New Roman"/>
                <w:sz w:val="20"/>
                <w:szCs w:val="20"/>
                <w:lang w:eastAsia="zh-CN"/>
              </w:rPr>
              <w:t>one</w:t>
            </w:r>
          </w:p>
        </w:tc>
      </w:tr>
      <w:tr w:rsidR="001F09CD" w14:paraId="31E3DFF2" w14:textId="77777777">
        <w:trPr>
          <w:gridAfter w:val="1"/>
          <w:wAfter w:w="20" w:type="dxa"/>
          <w:trHeight w:hRule="exact" w:val="39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C7622"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CF2BC"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8DDDB"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4326C5FA" w14:textId="77777777">
        <w:trPr>
          <w:gridAfter w:val="1"/>
          <w:wAfter w:w="20" w:type="dxa"/>
          <w:trHeight w:hRule="exact" w:val="50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30209"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1D2D0" w14:textId="77777777" w:rsidR="001F09CD" w:rsidRDefault="00D44AF3">
            <w:pPr>
              <w:pStyle w:val="TableParagraph"/>
              <w:spacing w:line="222" w:lineRule="exact"/>
              <w:ind w:left="27"/>
              <w:rPr>
                <w:rFonts w:ascii="Times New Roman" w:hAnsi="Times New Roman" w:cs="Times New Roman"/>
                <w:sz w:val="18"/>
                <w:szCs w:val="18"/>
                <w:lang w:eastAsia="zh-CN"/>
              </w:rPr>
            </w:pPr>
            <w:r>
              <w:rPr>
                <w:rFonts w:ascii="Times New Roman" w:hAnsi="Times New Roman" w:cs="Times New Roman" w:hint="eastAsia"/>
                <w:sz w:val="18"/>
                <w:szCs w:val="18"/>
                <w:lang w:eastAsia="zh-CN"/>
              </w:rPr>
              <w:t xml:space="preserve">Server: Send instruction to </w:t>
            </w:r>
            <w:r>
              <w:rPr>
                <w:rFonts w:ascii="Times New Roman" w:hAnsi="Times New Roman" w:cs="Times New Roman"/>
                <w:sz w:val="18"/>
                <w:szCs w:val="18"/>
                <w:lang w:eastAsia="zh-CN"/>
              </w:rPr>
              <w:t xml:space="preserve">change the state </w:t>
            </w:r>
          </w:p>
          <w:p w14:paraId="1A412A3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z w:val="18"/>
                <w:szCs w:val="18"/>
                <w:lang w:eastAsia="zh-CN"/>
              </w:rPr>
              <w:t>of the light</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E343C"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9062CB2" w14:textId="77777777">
        <w:trPr>
          <w:gridAfter w:val="1"/>
          <w:wAfter w:w="20" w:type="dxa"/>
          <w:trHeight w:hRule="exact" w:val="699"/>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5DC0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74BC4" w14:textId="77777777" w:rsidR="001F09CD" w:rsidRDefault="001F09CD">
            <w:pPr>
              <w:pStyle w:val="TableParagraph"/>
              <w:spacing w:line="222" w:lineRule="exact"/>
              <w:ind w:left="27"/>
              <w:rPr>
                <w:rFonts w:ascii="Times New Roman" w:eastAsia="Times New Roman" w:hAnsi="Times New Roman" w:cs="Times New Roman"/>
                <w:sz w:val="20"/>
                <w:szCs w:val="20"/>
              </w:rPr>
            </w:pP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0279C3" w14:textId="77777777" w:rsidR="001F09CD" w:rsidRDefault="00D44AF3">
            <w:pPr>
              <w:rPr>
                <w:rFonts w:ascii="Times New Roman" w:hAnsi="Times New Roman" w:cs="Times New Roman"/>
              </w:rPr>
            </w:pPr>
            <w:r>
              <w:rPr>
                <w:rFonts w:ascii="Times New Roman" w:hAnsi="Times New Roman" w:cs="Times New Roman"/>
                <w:sz w:val="20"/>
                <w:szCs w:val="20"/>
                <w:lang w:eastAsia="zh-CN"/>
              </w:rPr>
              <w:t>Check the priority and instruction and make a decision back to the server</w:t>
            </w:r>
          </w:p>
        </w:tc>
      </w:tr>
      <w:tr w:rsidR="001F09CD" w14:paraId="213E800F"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D701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14059"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1F09CD" w14:paraId="71C4A17C"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C37E5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1AC1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391F8057" w14:textId="77777777">
        <w:trPr>
          <w:gridAfter w:val="1"/>
          <w:wAfter w:w="20" w:type="dxa"/>
          <w:trHeight w:hRule="exact" w:val="2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400C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F313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1F09CD" w14:paraId="44FC89E2" w14:textId="77777777">
        <w:trPr>
          <w:gridBefore w:val="1"/>
          <w:wBefore w:w="20" w:type="dxa"/>
          <w:trHeight w:hRule="exact" w:val="5146"/>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B6B64"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A39060" w14:textId="77777777" w:rsidR="001F09CD" w:rsidRDefault="00D44AF3">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0288" behindDoc="0" locked="0" layoutInCell="1" allowOverlap="1" wp14:anchorId="38E00C8E" wp14:editId="064E81ED">
                  <wp:simplePos x="0" y="0"/>
                  <wp:positionH relativeFrom="column">
                    <wp:posOffset>22860</wp:posOffset>
                  </wp:positionH>
                  <wp:positionV relativeFrom="paragraph">
                    <wp:posOffset>150495</wp:posOffset>
                  </wp:positionV>
                  <wp:extent cx="4425950" cy="3044825"/>
                  <wp:effectExtent l="0" t="0" r="0" b="381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25772" cy="3044791"/>
                          </a:xfrm>
                          <a:prstGeom prst="rect">
                            <a:avLst/>
                          </a:prstGeom>
                        </pic:spPr>
                      </pic:pic>
                    </a:graphicData>
                  </a:graphic>
                </wp:anchor>
              </w:drawing>
            </w:r>
          </w:p>
          <w:p w14:paraId="08E6A3CC"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13267253"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60B5A5B0" w14:textId="77777777">
        <w:trPr>
          <w:gridBefore w:val="1"/>
          <w:wBefore w:w="20" w:type="dxa"/>
          <w:trHeight w:hRule="exact" w:val="398"/>
        </w:trPr>
        <w:tc>
          <w:tcPr>
            <w:tcW w:w="154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271A1"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DEEC0"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8D1D9C"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3A23DBC" w14:textId="77777777" w:rsidR="001F09CD" w:rsidRDefault="00D44AF3">
      <w:pPr>
        <w:pStyle w:val="3"/>
      </w:pPr>
      <w:bookmarkStart w:id="160" w:name="_Toc5192585"/>
      <w:bookmarkStart w:id="161" w:name="_Toc5206143"/>
      <w:bookmarkStart w:id="162" w:name="_Toc5208500"/>
      <w:bookmarkStart w:id="163" w:name="_Toc5206293"/>
      <w:bookmarkStart w:id="164" w:name="_Toc5632224"/>
      <w:r>
        <w:t>2.5.4 Time setting mode</w:t>
      </w:r>
      <w:bookmarkEnd w:id="160"/>
      <w:bookmarkEnd w:id="161"/>
      <w:bookmarkEnd w:id="162"/>
      <w:bookmarkEnd w:id="163"/>
      <w:bookmarkEnd w:id="164"/>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6233CCE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27253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CB47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 xml:space="preserve"> </w:t>
            </w:r>
            <w:r>
              <w:rPr>
                <w:rFonts w:ascii="Times New Roman" w:eastAsia="宋体" w:hAnsi="Times New Roman" w:cs="Times New Roman" w:hint="eastAsia"/>
                <w:w w:val="110"/>
                <w:sz w:val="20"/>
                <w:lang w:eastAsia="zh-CN"/>
              </w:rPr>
              <w:t>Time setting</w:t>
            </w:r>
            <w:r>
              <w:rPr>
                <w:rFonts w:ascii="Times New Roman" w:hAnsi="Times New Roman" w:cs="Times New Roman"/>
                <w:w w:val="110"/>
                <w:sz w:val="20"/>
                <w:lang w:eastAsia="zh-CN"/>
              </w:rPr>
              <w:t xml:space="preserve"> mode</w:t>
            </w:r>
          </w:p>
        </w:tc>
      </w:tr>
      <w:tr w:rsidR="001F09CD" w14:paraId="46309E2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49E44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C6A659"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86D3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Cre</w:t>
            </w:r>
            <w:r>
              <w:rPr>
                <w:rFonts w:ascii="Times New Roman" w:eastAsia="宋体" w:hAnsi="Times New Roman" w:cs="Times New Roman"/>
                <w:w w:val="120"/>
                <w:sz w:val="20"/>
                <w:lang w:eastAsia="zh-CN"/>
              </w:rPr>
              <w:t>a</w:t>
            </w:r>
            <w:r>
              <w:rPr>
                <w:rFonts w:ascii="Times New Roman" w:hAnsi="Times New Roman" w:cs="Times New Roman"/>
                <w:w w:val="120"/>
                <w:sz w:val="20"/>
              </w:rPr>
              <w:t>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B38CE3"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commentRangeStart w:id="165"/>
            <w:r>
              <w:rPr>
                <w:rFonts w:ascii="Times New Roman" w:hAnsi="Times New Roman" w:cs="Times New Roman"/>
                <w:i/>
                <w:spacing w:val="-1"/>
                <w:w w:val="105"/>
                <w:sz w:val="20"/>
              </w:rPr>
              <w:t>2019</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w:t>
            </w:r>
            <w:r>
              <w:rPr>
                <w:rFonts w:ascii="Times New Roman" w:hAnsi="Times New Roman" w:cs="Times New Roman"/>
                <w:i/>
                <w:spacing w:val="-1"/>
                <w:w w:val="105"/>
                <w:sz w:val="20"/>
                <w:lang w:eastAsia="zh-CN"/>
              </w:rPr>
              <w:t>-</w:t>
            </w:r>
            <w:r>
              <w:rPr>
                <w:rFonts w:ascii="Times New Roman" w:hAnsi="Times New Roman" w:cs="Times New Roman"/>
                <w:i/>
                <w:spacing w:val="-1"/>
                <w:w w:val="105"/>
                <w:sz w:val="20"/>
              </w:rPr>
              <w:t>31</w:t>
            </w:r>
            <w:commentRangeEnd w:id="165"/>
            <w:r>
              <w:rPr>
                <w:rStyle w:val="af5"/>
                <w:rFonts w:eastAsiaTheme="minorEastAsia"/>
                <w:lang w:eastAsia="ja-JP"/>
              </w:rPr>
              <w:commentReference w:id="165"/>
            </w:r>
          </w:p>
        </w:tc>
      </w:tr>
      <w:tr w:rsidR="001F09CD" w14:paraId="24E202E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44A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8E339"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 xml:space="preserve">Zhang </w:t>
            </w:r>
            <w:proofErr w:type="spellStart"/>
            <w:r>
              <w:rPr>
                <w:rFonts w:ascii="Times New Roman" w:eastAsiaTheme="minorEastAsia" w:hAnsi="Times New Roman" w:cs="Times New Roman"/>
                <w:sz w:val="20"/>
                <w:szCs w:val="20"/>
                <w:lang w:eastAsia="zh-CN"/>
              </w:rPr>
              <w:t>Y</w:t>
            </w:r>
            <w:r>
              <w:rPr>
                <w:rFonts w:ascii="Times New Roman" w:eastAsiaTheme="minorEastAsia" w:hAnsi="Times New Roman" w:cs="Times New Roman" w:hint="eastAsia"/>
                <w:sz w:val="20"/>
                <w:szCs w:val="20"/>
                <w:lang w:eastAsia="zh-CN"/>
              </w:rPr>
              <w:t>ifan</w:t>
            </w:r>
            <w:proofErr w:type="spellEnd"/>
          </w:p>
        </w:tc>
      </w:tr>
      <w:tr w:rsidR="001F09CD" w14:paraId="4A005FC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577A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1B7265"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spacing w:val="-1"/>
                <w:w w:val="110"/>
                <w:sz w:val="20"/>
              </w:rPr>
              <w:t xml:space="preserve"> </w:t>
            </w:r>
            <w:r>
              <w:rPr>
                <w:rFonts w:ascii="Times New Roman" w:hAnsi="Times New Roman" w:cs="Times New Roman"/>
                <w:i/>
                <w:spacing w:val="-1"/>
                <w:w w:val="110"/>
                <w:sz w:val="20"/>
                <w:lang w:eastAsia="zh-CN"/>
              </w:rPr>
              <w:t>Requirement</w:t>
            </w:r>
          </w:p>
        </w:tc>
      </w:tr>
      <w:tr w:rsidR="001F09CD" w14:paraId="518D4A02" w14:textId="77777777">
        <w:trPr>
          <w:trHeight w:hRule="exact" w:val="820"/>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78CB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E3B7F" w14:textId="77777777" w:rsidR="001F09CD" w:rsidRDefault="00D44AF3">
            <w:pPr>
              <w:pStyle w:val="TableParagraph"/>
              <w:spacing w:line="222" w:lineRule="exact"/>
              <w:ind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administrator) Set the time period that during these time slots our system will keep the light on or off all the time, until a teacher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or administrator</w:t>
            </w:r>
            <w:r>
              <w:rPr>
                <w:rFonts w:ascii="Times New Roman" w:eastAsiaTheme="minorEastAsia" w:hAnsi="Times New Roman" w:cs="Times New Roman"/>
                <w:sz w:val="20"/>
                <w:szCs w:val="20"/>
                <w:lang w:eastAsia="zh-CN"/>
              </w:rPr>
              <w:t>’</w:t>
            </w:r>
            <w:r>
              <w:rPr>
                <w:rFonts w:ascii="Times New Roman" w:eastAsiaTheme="minorEastAsia" w:hAnsi="Times New Roman" w:cs="Times New Roman" w:hint="eastAsia"/>
                <w:sz w:val="20"/>
                <w:szCs w:val="20"/>
                <w:lang w:eastAsia="zh-CN"/>
              </w:rPr>
              <w:t>s command change the state.</w:t>
            </w:r>
          </w:p>
        </w:tc>
      </w:tr>
      <w:tr w:rsidR="001F09CD" w14:paraId="1887FDA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D048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33B54"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w w:val="105"/>
                <w:sz w:val="20"/>
              </w:rPr>
              <w:t xml:space="preserve"> </w:t>
            </w:r>
            <w:r>
              <w:rPr>
                <w:rFonts w:ascii="Times New Roman" w:hAnsi="Times New Roman" w:cs="Times New Roman"/>
                <w:w w:val="105"/>
                <w:sz w:val="20"/>
                <w:lang w:eastAsia="zh-CN"/>
              </w:rPr>
              <w:t>S</w:t>
            </w:r>
            <w:r>
              <w:rPr>
                <w:rFonts w:ascii="Times New Roman" w:hAnsi="Times New Roman" w:cs="Times New Roman" w:hint="eastAsia"/>
                <w:w w:val="105"/>
                <w:sz w:val="20"/>
                <w:lang w:eastAsia="zh-CN"/>
              </w:rPr>
              <w:t>et</w:t>
            </w:r>
            <w:r>
              <w:rPr>
                <w:rFonts w:ascii="Times New Roman" w:hAnsi="Times New Roman" w:cs="Times New Roman"/>
                <w:w w:val="105"/>
                <w:sz w:val="20"/>
                <w:lang w:eastAsia="zh-CN"/>
              </w:rPr>
              <w:t xml:space="preserve"> </w:t>
            </w:r>
            <w:r>
              <w:rPr>
                <w:rFonts w:ascii="Times New Roman" w:eastAsiaTheme="minorEastAsia" w:hAnsi="Times New Roman" w:cs="Times New Roman" w:hint="eastAsia"/>
                <w:sz w:val="20"/>
                <w:szCs w:val="20"/>
                <w:lang w:eastAsia="zh-CN"/>
              </w:rPr>
              <w:t>the time period</w:t>
            </w:r>
          </w:p>
        </w:tc>
      </w:tr>
      <w:tr w:rsidR="001F09CD" w14:paraId="6C1F7644" w14:textId="77777777">
        <w:trPr>
          <w:trHeight w:hRule="exact" w:val="76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9C38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01605" w14:textId="77777777" w:rsidR="001F09CD" w:rsidRDefault="00D44AF3">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A</w:t>
            </w:r>
            <w:r>
              <w:rPr>
                <w:rFonts w:ascii="Times New Roman" w:eastAsia="宋体" w:hAnsi="Times New Roman" w:cs="Times New Roman"/>
                <w:sz w:val="20"/>
                <w:szCs w:val="20"/>
                <w:lang w:eastAsia="zh-CN"/>
              </w:rPr>
              <w:t>n</w:t>
            </w:r>
            <w:r>
              <w:rPr>
                <w:rFonts w:ascii="Times New Roman" w:eastAsia="宋体" w:hAnsi="Times New Roman" w:cs="Times New Roman" w:hint="eastAsia"/>
                <w:sz w:val="20"/>
                <w:szCs w:val="20"/>
                <w:lang w:eastAsia="zh-CN"/>
              </w:rPr>
              <w:t xml:space="preserve"> </w:t>
            </w:r>
            <w:r>
              <w:rPr>
                <w:rFonts w:ascii="Times New Roman" w:eastAsiaTheme="minorEastAsia" w:hAnsi="Times New Roman" w:cs="Times New Roman" w:hint="eastAsia"/>
                <w:sz w:val="20"/>
                <w:szCs w:val="20"/>
                <w:lang w:eastAsia="zh-CN"/>
              </w:rPr>
              <w:t>administrator</w:t>
            </w:r>
            <w:r>
              <w:rPr>
                <w:rFonts w:ascii="Times New Roman" w:eastAsia="宋体" w:hAnsi="Times New Roman" w:cs="Times New Roman" w:hint="eastAsia"/>
                <w:sz w:val="20"/>
                <w:szCs w:val="20"/>
                <w:lang w:eastAsia="zh-CN"/>
              </w:rPr>
              <w:t xml:space="preserve"> issues a command to change the time periods through the Server, </w:t>
            </w:r>
          </w:p>
          <w:p w14:paraId="7609AC2F"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then the 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1F09CD" w14:paraId="7B5719D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08FDD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FE4985"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hAnsi="Times New Roman" w:cs="Times New Roman"/>
              </w:rPr>
              <w:t>S</w:t>
            </w:r>
            <w:r>
              <w:rPr>
                <w:rFonts w:ascii="Times New Roman" w:hAnsi="Times New Roman" w:cs="Times New Roman" w:hint="eastAsia"/>
                <w:lang w:eastAsia="zh-CN"/>
              </w:rPr>
              <w:t>erver</w:t>
            </w:r>
          </w:p>
        </w:tc>
      </w:tr>
      <w:tr w:rsidR="001F09CD" w14:paraId="17F1425C"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6C1CA"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55240" w14:textId="77777777" w:rsidR="001F09CD" w:rsidRDefault="00D44AF3">
            <w:pPr>
              <w:pStyle w:val="TableParagraph"/>
              <w:spacing w:line="222" w:lineRule="exact"/>
              <w:ind w:left="83"/>
              <w:rPr>
                <w:rFonts w:ascii="Times New Roman" w:eastAsia="Times New Roman" w:hAnsi="Times New Roman" w:cs="Times New Roman"/>
                <w:sz w:val="20"/>
                <w:szCs w:val="20"/>
              </w:rPr>
            </w:pPr>
            <w:r>
              <w:rPr>
                <w:rFonts w:ascii="Times New Roman" w:eastAsia="宋体" w:hAnsi="Times New Roman" w:cs="Times New Roman"/>
                <w:sz w:val="20"/>
                <w:szCs w:val="20"/>
                <w:lang w:eastAsia="zh-CN"/>
              </w:rPr>
              <w:t>A</w:t>
            </w:r>
            <w:r>
              <w:rPr>
                <w:rFonts w:ascii="Times New Roman" w:eastAsia="宋体" w:hAnsi="Times New Roman" w:cs="Times New Roman" w:hint="eastAsia"/>
                <w:sz w:val="20"/>
                <w:szCs w:val="20"/>
                <w:lang w:eastAsia="zh-CN"/>
              </w:rPr>
              <w:t xml:space="preserve"> command to change the time periods</w:t>
            </w:r>
          </w:p>
        </w:tc>
      </w:tr>
      <w:tr w:rsidR="001F09CD" w14:paraId="4BECBEB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B867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30C55" w14:textId="77777777" w:rsidR="001F09CD" w:rsidRDefault="00D44AF3">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command came from an administrator.</w:t>
            </w:r>
          </w:p>
        </w:tc>
      </w:tr>
      <w:tr w:rsidR="001F09CD" w14:paraId="6D66A4D5"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D6844"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75E73A"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344C7A"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38FBB273"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E6848"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3510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C815DF"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54B48C8B" w14:textId="77777777">
        <w:trPr>
          <w:trHeight w:hRule="exact" w:val="73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9C696" w14:textId="77777777" w:rsidR="001F09CD" w:rsidRDefault="00D44AF3">
            <w:pPr>
              <w:pStyle w:val="TableParagraph"/>
              <w:spacing w:line="222" w:lineRule="exact"/>
              <w:ind w:right="25"/>
              <w:jc w:val="right"/>
              <w:rPr>
                <w:rFonts w:ascii="Times New Roman" w:hAnsi="Times New Roman" w:cs="Times New Roman"/>
                <w:w w:val="110"/>
                <w:sz w:val="20"/>
                <w:lang w:eastAsia="zh-CN"/>
              </w:rPr>
            </w:pPr>
            <w:r>
              <w:rPr>
                <w:rFonts w:ascii="Times New Roman" w:hAnsi="Times New Roman" w:cs="Times New Roman"/>
                <w:w w:val="110"/>
                <w:sz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4360B" w14:textId="77777777" w:rsidR="001F09CD" w:rsidRDefault="001F09CD">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DA1DC3" w14:textId="77777777" w:rsidR="001F09CD" w:rsidRDefault="00D44AF3">
            <w:pPr>
              <w:ind w:leftChars="50" w:left="120"/>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1F09CD" w14:paraId="7586ED0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808E0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4B094"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1F09CD" w14:paraId="1AFCDCE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40793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7121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32E92820"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39C1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879E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1F09CD" w14:paraId="0B48B64F" w14:textId="77777777">
        <w:trPr>
          <w:trHeight w:hRule="exact" w:val="597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5169D"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14758" w14:textId="77777777" w:rsidR="001F09CD" w:rsidRDefault="001F09CD">
            <w:pPr>
              <w:pStyle w:val="TableParagraph"/>
              <w:spacing w:before="6"/>
              <w:rPr>
                <w:rFonts w:ascii="Times New Roman" w:eastAsia="Times New Roman" w:hAnsi="Times New Roman" w:cs="Times New Roman"/>
                <w:sz w:val="19"/>
                <w:szCs w:val="19"/>
              </w:rPr>
            </w:pPr>
          </w:p>
          <w:p w14:paraId="208AF1A8"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0D658916" w14:textId="77777777" w:rsidR="001F09CD" w:rsidRDefault="00D44AF3">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0CDB0883" wp14:editId="49E251E5">
                  <wp:extent cx="4491355" cy="3091815"/>
                  <wp:effectExtent l="0" t="0" r="4445" b="0"/>
                  <wp:docPr id="1455113978" name="图片 145511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13978" name="图片 1455113978"/>
                          <pic:cNvPicPr>
                            <a:picLocks noChangeAspect="1"/>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4491355" cy="3091815"/>
                          </a:xfrm>
                          <a:prstGeom prst="rect">
                            <a:avLst/>
                          </a:prstGeom>
                        </pic:spPr>
                      </pic:pic>
                    </a:graphicData>
                  </a:graphic>
                </wp:inline>
              </w:drawing>
            </w:r>
          </w:p>
        </w:tc>
      </w:tr>
      <w:tr w:rsidR="001F09CD" w14:paraId="4409FC00"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6B9B4"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F39C1"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A79BA0"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4E1572A7" w14:textId="77777777" w:rsidR="001F09CD" w:rsidRDefault="00D44AF3">
      <w:pPr>
        <w:pStyle w:val="3"/>
      </w:pPr>
      <w:bookmarkStart w:id="166" w:name="_Toc5208501"/>
      <w:bookmarkStart w:id="167" w:name="_Toc5192586"/>
      <w:bookmarkStart w:id="168" w:name="_Toc5206144"/>
      <w:bookmarkStart w:id="169" w:name="_Toc5206294"/>
      <w:bookmarkStart w:id="170" w:name="_Toc5632225"/>
      <w:r>
        <w:t>2.5.5 Rules setting mode</w:t>
      </w:r>
      <w:bookmarkEnd w:id="166"/>
      <w:bookmarkEnd w:id="167"/>
      <w:bookmarkEnd w:id="168"/>
      <w:bookmarkEnd w:id="169"/>
      <w:bookmarkEnd w:id="170"/>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1F09CD" w14:paraId="4C56C37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DC44A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0"/>
                <w:sz w:val="20"/>
              </w:rPr>
              <w:t>U</w:t>
            </w:r>
            <w:r>
              <w:rPr>
                <w:rFonts w:ascii="Times New Roman" w:hAnsi="Times New Roman" w:cs="Times New Roman"/>
                <w:spacing w:val="-1"/>
                <w:w w:val="120"/>
                <w:sz w:val="20"/>
              </w:rPr>
              <w:t>se</w:t>
            </w:r>
            <w:r>
              <w:rPr>
                <w:rFonts w:ascii="Times New Roman" w:hAnsi="Times New Roman" w:cs="Times New Roman"/>
                <w:spacing w:val="-6"/>
                <w:w w:val="120"/>
                <w:sz w:val="20"/>
              </w:rPr>
              <w:t xml:space="preserve"> </w:t>
            </w:r>
            <w:r>
              <w:rPr>
                <w:rFonts w:ascii="Times New Roman" w:hAnsi="Times New Roman" w:cs="Times New Roman"/>
                <w:spacing w:val="-2"/>
                <w:w w:val="120"/>
                <w:sz w:val="20"/>
              </w:rPr>
              <w:t>C</w:t>
            </w:r>
            <w:r>
              <w:rPr>
                <w:rFonts w:ascii="Times New Roman" w:hAnsi="Times New Roman" w:cs="Times New Roman"/>
                <w:spacing w:val="-1"/>
                <w:w w:val="120"/>
                <w:sz w:val="20"/>
              </w:rPr>
              <w:t>ase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2F8F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 xml:space="preserve"> Rules setting mode</w:t>
            </w:r>
          </w:p>
        </w:tc>
      </w:tr>
      <w:tr w:rsidR="001F09CD" w14:paraId="4E39B81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95D05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V</w:t>
            </w:r>
            <w:r>
              <w:rPr>
                <w:rFonts w:ascii="Times New Roman" w:hAnsi="Times New Roman" w:cs="Times New Roman"/>
                <w:spacing w:val="-1"/>
                <w:w w:val="115"/>
                <w:sz w:val="20"/>
              </w:rPr>
              <w:t>ers</w:t>
            </w:r>
            <w:r>
              <w:rPr>
                <w:rFonts w:ascii="Times New Roman" w:hAnsi="Times New Roman" w:cs="Times New Roman"/>
                <w:spacing w:val="-2"/>
                <w:w w:val="115"/>
                <w:sz w:val="20"/>
              </w:rPr>
              <w:t>i</w:t>
            </w:r>
            <w:r>
              <w:rPr>
                <w:rFonts w:ascii="Times New Roman" w:hAnsi="Times New Roman" w:cs="Times New Roman"/>
                <w:spacing w:val="-1"/>
                <w:w w:val="115"/>
                <w:sz w:val="20"/>
              </w:rPr>
              <w:t>on</w:t>
            </w:r>
          </w:p>
        </w:tc>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5D20D" w14:textId="77777777" w:rsidR="001F09CD" w:rsidRDefault="00D44AF3">
            <w:pPr>
              <w:pStyle w:val="TableParagraph"/>
              <w:spacing w:line="222" w:lineRule="exact"/>
              <w:ind w:right="25"/>
              <w:jc w:val="right"/>
              <w:rPr>
                <w:rFonts w:ascii="Times New Roman" w:eastAsiaTheme="minorEastAsia" w:hAnsi="Times New Roman" w:cs="Times New Roman"/>
                <w:sz w:val="20"/>
                <w:szCs w:val="20"/>
                <w:lang w:eastAsia="zh-CN"/>
              </w:rPr>
            </w:pPr>
            <w:r>
              <w:rPr>
                <w:rFonts w:ascii="Times New Roman" w:hAnsi="Times New Roman" w:cs="Times New Roman"/>
              </w:rPr>
              <w:t>2.0</w:t>
            </w:r>
          </w:p>
        </w:tc>
        <w:tc>
          <w:tcPr>
            <w:tcW w:w="18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804A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rPr>
              <w:t>Created</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762E4"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Times New Roman" w:hAnsi="Times New Roman" w:cs="Times New Roman"/>
                <w:i/>
              </w:rPr>
              <w:t>2019-3-31</w:t>
            </w:r>
          </w:p>
        </w:tc>
      </w:tr>
      <w:tr w:rsidR="001F09CD" w14:paraId="0A4221A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74BF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15"/>
                <w:sz w:val="20"/>
              </w:rPr>
              <w:t>A</w:t>
            </w:r>
            <w:r>
              <w:rPr>
                <w:rFonts w:ascii="Times New Roman" w:hAnsi="Times New Roman" w:cs="Times New Roman"/>
                <w:spacing w:val="-1"/>
                <w:w w:val="115"/>
                <w:sz w:val="20"/>
              </w:rPr>
              <w:t>uthor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99913" w14:textId="77777777" w:rsidR="001F09CD" w:rsidRDefault="00D44AF3">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 xml:space="preserve">Zhang </w:t>
            </w:r>
            <w:proofErr w:type="spellStart"/>
            <w:r>
              <w:rPr>
                <w:rFonts w:ascii="Times New Roman" w:hAnsi="Times New Roman" w:cs="Times New Roman"/>
              </w:rPr>
              <w:t>Yifan</w:t>
            </w:r>
            <w:proofErr w:type="spellEnd"/>
          </w:p>
        </w:tc>
      </w:tr>
      <w:tr w:rsidR="001F09CD" w14:paraId="4FAFEB4E"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2D76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Sou</w:t>
            </w:r>
            <w:r>
              <w:rPr>
                <w:rFonts w:ascii="Times New Roman" w:hAnsi="Times New Roman" w:cs="Times New Roman"/>
                <w:spacing w:val="-2"/>
                <w:w w:val="120"/>
                <w:sz w:val="20"/>
              </w:rPr>
              <w:t>r</w:t>
            </w:r>
            <w:r>
              <w:rPr>
                <w:rFonts w:ascii="Times New Roman" w:hAnsi="Times New Roman" w:cs="Times New Roman"/>
                <w:spacing w:val="-1"/>
                <w:w w:val="120"/>
                <w:sz w:val="20"/>
              </w:rPr>
              <w:t>ce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E0699"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hAnsi="Times New Roman" w:cs="Times New Roman"/>
              </w:rPr>
              <w:t xml:space="preserve"> Requirement</w:t>
            </w:r>
          </w:p>
        </w:tc>
      </w:tr>
      <w:tr w:rsidR="001F09CD" w14:paraId="771F1B55" w14:textId="77777777">
        <w:trPr>
          <w:trHeight w:hRule="exact" w:val="27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E2F35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2"/>
                <w:w w:val="125"/>
                <w:sz w:val="20"/>
              </w:rPr>
              <w:t>Purpo</w:t>
            </w:r>
            <w:r>
              <w:rPr>
                <w:rFonts w:ascii="Times New Roman" w:hAnsi="Times New Roman" w:cs="Times New Roman"/>
                <w:spacing w:val="-1"/>
                <w:w w:val="125"/>
                <w:sz w:val="20"/>
              </w:rPr>
              <w:t>se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F236E" w14:textId="77777777" w:rsidR="001F09CD" w:rsidRDefault="00D44AF3">
            <w:pPr>
              <w:pStyle w:val="TableParagraph"/>
              <w:spacing w:line="222" w:lineRule="exact"/>
              <w:ind w:left="27" w:firstLineChars="50" w:firstLine="110"/>
              <w:rPr>
                <w:rFonts w:ascii="Times New Roman" w:eastAsiaTheme="minorEastAsia" w:hAnsi="Times New Roman" w:cs="Times New Roman"/>
                <w:sz w:val="20"/>
                <w:szCs w:val="20"/>
                <w:lang w:eastAsia="zh-CN"/>
              </w:rPr>
            </w:pPr>
            <w:r>
              <w:rPr>
                <w:rFonts w:ascii="Times New Roman" w:hAnsi="Times New Roman" w:cs="Times New Roman"/>
              </w:rPr>
              <w:t>(The administrator) Set the rules of our system, including priority and orders</w:t>
            </w:r>
          </w:p>
        </w:tc>
      </w:tr>
      <w:tr w:rsidR="001F09CD" w14:paraId="14946B05"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88D0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Goals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F8319E" w14:textId="77777777" w:rsidR="001F09CD" w:rsidRDefault="00D44AF3">
            <w:pPr>
              <w:pStyle w:val="TableParagraph"/>
              <w:spacing w:line="222" w:lineRule="exact"/>
              <w:ind w:left="27" w:firstLineChars="50" w:firstLine="110"/>
              <w:rPr>
                <w:rFonts w:ascii="Times New Roman" w:eastAsia="Times New Roman" w:hAnsi="Times New Roman" w:cs="Times New Roman"/>
                <w:sz w:val="20"/>
                <w:szCs w:val="20"/>
              </w:rPr>
            </w:pPr>
            <w:r>
              <w:rPr>
                <w:rFonts w:ascii="Times New Roman" w:hAnsi="Times New Roman" w:cs="Times New Roman"/>
              </w:rPr>
              <w:t>Set the rules</w:t>
            </w:r>
          </w:p>
        </w:tc>
      </w:tr>
      <w:tr w:rsidR="001F09CD" w14:paraId="58715FAC" w14:textId="77777777">
        <w:trPr>
          <w:trHeight w:hRule="exact" w:val="76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A528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15"/>
                <w:sz w:val="20"/>
              </w:rPr>
              <w:t>Summa</w:t>
            </w:r>
            <w:r>
              <w:rPr>
                <w:rFonts w:ascii="Times New Roman" w:hAnsi="Times New Roman" w:cs="Times New Roman"/>
                <w:spacing w:val="-2"/>
                <w:w w:val="115"/>
                <w:sz w:val="20"/>
              </w:rPr>
              <w:t>ry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C7887" w14:textId="77777777" w:rsidR="001F09CD" w:rsidRDefault="00D44AF3">
            <w:pPr>
              <w:pStyle w:val="TableParagraph"/>
              <w:spacing w:line="222" w:lineRule="exact"/>
              <w:ind w:left="27" w:firstLineChars="50" w:firstLine="100"/>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 xml:space="preserve">A user issues a command to change the rules through the Server, then the </w:t>
            </w:r>
          </w:p>
          <w:p w14:paraId="53C8C66F"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宋体" w:hAnsi="Times New Roman" w:cs="Times New Roman" w:hint="eastAsia"/>
                <w:sz w:val="20"/>
                <w:szCs w:val="20"/>
                <w:lang w:eastAsia="zh-CN"/>
              </w:rPr>
              <w:t>Intelligent Control</w:t>
            </w:r>
            <w:r>
              <w:rPr>
                <w:rFonts w:ascii="Times New Roman" w:eastAsia="宋体" w:hAnsi="Times New Roman" w:cs="Times New Roman"/>
                <w:sz w:val="20"/>
                <w:szCs w:val="20"/>
                <w:lang w:eastAsia="zh-CN"/>
              </w:rPr>
              <w:t xml:space="preserve"> System </w:t>
            </w:r>
            <w:r>
              <w:rPr>
                <w:rFonts w:ascii="Times New Roman" w:eastAsia="宋体" w:hAnsi="Times New Roman" w:cs="Times New Roman" w:hint="eastAsia"/>
                <w:sz w:val="20"/>
                <w:szCs w:val="20"/>
                <w:lang w:eastAsia="zh-CN"/>
              </w:rPr>
              <w:t>(our system) make a judgement and return the result</w:t>
            </w:r>
            <w:r>
              <w:rPr>
                <w:rFonts w:ascii="Times New Roman" w:eastAsia="宋体" w:hAnsi="Times New Roman" w:cs="Times New Roman"/>
                <w:sz w:val="20"/>
                <w:szCs w:val="20"/>
                <w:lang w:eastAsia="zh-CN"/>
              </w:rPr>
              <w:t>s or the reason why he can’t do it.</w:t>
            </w:r>
          </w:p>
        </w:tc>
      </w:tr>
      <w:tr w:rsidR="001F09CD" w14:paraId="56374208"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0310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3"/>
                <w:w w:val="120"/>
                <w:sz w:val="20"/>
              </w:rPr>
              <w:t>A</w:t>
            </w:r>
            <w:r>
              <w:rPr>
                <w:rFonts w:ascii="Times New Roman" w:hAnsi="Times New Roman" w:cs="Times New Roman"/>
                <w:spacing w:val="-2"/>
                <w:w w:val="120"/>
                <w:sz w:val="20"/>
              </w:rPr>
              <w:t>cto</w:t>
            </w:r>
            <w:r>
              <w:rPr>
                <w:rFonts w:ascii="Times New Roman" w:hAnsi="Times New Roman" w:cs="Times New Roman"/>
                <w:spacing w:val="-3"/>
                <w:w w:val="120"/>
                <w:sz w:val="20"/>
              </w:rPr>
              <w:t>r</w:t>
            </w:r>
            <w:r>
              <w:rPr>
                <w:rFonts w:ascii="Times New Roman" w:hAnsi="Times New Roman" w:cs="Times New Roman"/>
                <w:spacing w:val="-2"/>
                <w:w w:val="120"/>
                <w:sz w:val="20"/>
              </w:rPr>
              <w:t>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60128"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Server</w:t>
            </w:r>
          </w:p>
        </w:tc>
      </w:tr>
      <w:tr w:rsidR="001F09CD" w14:paraId="45A170B9"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D1954" w14:textId="77777777" w:rsidR="001F09CD" w:rsidRDefault="00D44AF3">
            <w:pPr>
              <w:pStyle w:val="TableParagraph"/>
              <w:spacing w:line="222" w:lineRule="exact"/>
              <w:ind w:left="27"/>
              <w:rPr>
                <w:rFonts w:ascii="Times New Roman" w:hAnsi="Times New Roman" w:cs="Times New Roman"/>
                <w:spacing w:val="-3"/>
                <w:w w:val="120"/>
                <w:sz w:val="20"/>
              </w:rPr>
            </w:pPr>
            <w:r>
              <w:rPr>
                <w:rFonts w:ascii="Times New Roman" w:hAnsi="Times New Roman" w:cs="Times New Roman"/>
                <w:spacing w:val="-3"/>
                <w:w w:val="120"/>
                <w:sz w:val="20"/>
              </w:rPr>
              <w:t>Trigger</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17EFC" w14:textId="77777777" w:rsidR="001F09CD" w:rsidRDefault="00D44AF3">
            <w:pPr>
              <w:pStyle w:val="TableParagraph"/>
              <w:spacing w:line="222" w:lineRule="exact"/>
              <w:ind w:left="83"/>
              <w:rPr>
                <w:rFonts w:ascii="Times New Roman" w:eastAsiaTheme="minorEastAsia" w:hAnsi="Times New Roman" w:cs="Times New Roman"/>
                <w:sz w:val="20"/>
                <w:szCs w:val="20"/>
                <w:lang w:eastAsia="zh-CN"/>
              </w:rPr>
            </w:pPr>
            <w:r>
              <w:rPr>
                <w:rFonts w:ascii="Times New Roman" w:eastAsiaTheme="minorEastAsia" w:hAnsi="Times New Roman" w:cs="Times New Roman"/>
                <w:sz w:val="20"/>
                <w:szCs w:val="20"/>
                <w:lang w:eastAsia="zh-CN"/>
              </w:rPr>
              <w:t>A command to set the rules.</w:t>
            </w:r>
          </w:p>
        </w:tc>
      </w:tr>
      <w:tr w:rsidR="001F09CD" w14:paraId="21A248A1"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E479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spacing w:val="-1"/>
                <w:w w:val="120"/>
                <w:sz w:val="20"/>
              </w:rPr>
              <w:t>P</w:t>
            </w:r>
            <w:r>
              <w:rPr>
                <w:rFonts w:ascii="Times New Roman" w:hAnsi="Times New Roman" w:cs="Times New Roman"/>
                <w:spacing w:val="-2"/>
                <w:w w:val="120"/>
                <w:sz w:val="20"/>
              </w:rPr>
              <w:t>r</w:t>
            </w:r>
            <w:r>
              <w:rPr>
                <w:rFonts w:ascii="Times New Roman" w:hAnsi="Times New Roman" w:cs="Times New Roman"/>
                <w:spacing w:val="-1"/>
                <w:w w:val="120"/>
                <w:sz w:val="20"/>
              </w:rPr>
              <w:t>econd</w:t>
            </w:r>
            <w:r>
              <w:rPr>
                <w:rFonts w:ascii="Times New Roman" w:hAnsi="Times New Roman" w:cs="Times New Roman"/>
                <w:spacing w:val="-2"/>
                <w:w w:val="120"/>
                <w:sz w:val="20"/>
              </w:rPr>
              <w:t>i</w:t>
            </w:r>
            <w:r>
              <w:rPr>
                <w:rFonts w:ascii="Times New Roman" w:hAnsi="Times New Roman" w:cs="Times New Roman"/>
                <w:spacing w:val="-1"/>
                <w:w w:val="120"/>
                <w:sz w:val="20"/>
              </w:rPr>
              <w:t>t</w:t>
            </w:r>
            <w:r>
              <w:rPr>
                <w:rFonts w:ascii="Times New Roman" w:hAnsi="Times New Roman" w:cs="Times New Roman"/>
                <w:spacing w:val="-2"/>
                <w:w w:val="120"/>
                <w:sz w:val="20"/>
              </w:rPr>
              <w:t>i</w:t>
            </w:r>
            <w:r>
              <w:rPr>
                <w:rFonts w:ascii="Times New Roman" w:hAnsi="Times New Roman" w:cs="Times New Roman"/>
                <w:spacing w:val="-1"/>
                <w:w w:val="120"/>
                <w:sz w:val="20"/>
              </w:rPr>
              <w:t>on</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BE4D24" w14:textId="77777777" w:rsidR="001F09CD" w:rsidRDefault="00D44AF3">
            <w:pPr>
              <w:pStyle w:val="TableParagraph"/>
              <w:spacing w:line="222" w:lineRule="exact"/>
              <w:ind w:left="27" w:firstLineChars="50" w:firstLine="100"/>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The command came from a</w:t>
            </w:r>
            <w:r>
              <w:rPr>
                <w:rFonts w:ascii="Times New Roman" w:eastAsiaTheme="minorEastAsia" w:hAnsi="Times New Roman" w:cs="Times New Roman"/>
                <w:sz w:val="20"/>
                <w:szCs w:val="20"/>
                <w:lang w:eastAsia="zh-CN"/>
              </w:rPr>
              <w:t>n</w:t>
            </w:r>
            <w:r>
              <w:rPr>
                <w:rFonts w:ascii="Times New Roman" w:eastAsiaTheme="minorEastAsia" w:hAnsi="Times New Roman" w:cs="Times New Roman" w:hint="eastAsia"/>
                <w:sz w:val="20"/>
                <w:szCs w:val="20"/>
                <w:lang w:eastAsia="zh-CN"/>
              </w:rPr>
              <w:t xml:space="preserve"> administrator.</w:t>
            </w:r>
          </w:p>
        </w:tc>
      </w:tr>
      <w:tr w:rsidR="001F09CD" w14:paraId="1B3F1DD8"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90733"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63100"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2C868"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r w:rsidR="001F09CD" w14:paraId="12DD6423" w14:textId="77777777">
        <w:trPr>
          <w:trHeight w:hRule="exact" w:val="541"/>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895B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3D0A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eastAsia="宋体" w:hAnsi="Times New Roman" w:cs="Times New Roman" w:hint="eastAsia"/>
                <w:sz w:val="20"/>
                <w:szCs w:val="20"/>
                <w:lang w:eastAsia="zh-CN"/>
              </w:rPr>
              <w:t>Server send</w:t>
            </w:r>
            <w:r>
              <w:rPr>
                <w:rFonts w:ascii="Times New Roman" w:eastAsia="宋体" w:hAnsi="Times New Roman" w:cs="Times New Roman"/>
                <w:sz w:val="20"/>
                <w:szCs w:val="20"/>
                <w:lang w:eastAsia="zh-CN"/>
              </w:rPr>
              <w:t>s</w:t>
            </w:r>
            <w:r>
              <w:rPr>
                <w:rFonts w:ascii="Times New Roman" w:eastAsia="宋体" w:hAnsi="Times New Roman" w:cs="Times New Roman" w:hint="eastAsia"/>
                <w:sz w:val="20"/>
                <w:szCs w:val="20"/>
                <w:lang w:eastAsia="zh-CN"/>
              </w:rPr>
              <w:t xml:space="preserve"> data to </w:t>
            </w:r>
            <w:r>
              <w:rPr>
                <w:rFonts w:ascii="Times New Roman" w:eastAsiaTheme="minorEastAsia" w:hAnsi="Times New Roman" w:cs="Times New Roman" w:hint="eastAsia"/>
                <w:sz w:val="20"/>
                <w:szCs w:val="20"/>
                <w:lang w:eastAsia="zh-CN"/>
              </w:rPr>
              <w:t xml:space="preserve">Intelligent </w:t>
            </w:r>
            <w:r>
              <w:rPr>
                <w:rFonts w:ascii="Times New Roman" w:eastAsiaTheme="minorEastAsia" w:hAnsi="Times New Roman" w:cs="Times New Roman"/>
                <w:sz w:val="20"/>
                <w:szCs w:val="20"/>
                <w:lang w:eastAsia="zh-CN"/>
              </w:rPr>
              <w:t>Control System</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A7EA89"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A0C48B7" w14:textId="77777777">
        <w:trPr>
          <w:trHeight w:hRule="exact" w:val="46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7487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hAnsi="Times New Roman" w:cs="Times New Roman"/>
                <w:w w:val="110"/>
                <w:sz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82D397" w14:textId="77777777" w:rsidR="001F09CD" w:rsidRDefault="001F09CD">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C3F11" w14:textId="77777777" w:rsidR="001F09CD" w:rsidRDefault="00D44AF3">
            <w:pPr>
              <w:rPr>
                <w:rFonts w:ascii="Times New Roman" w:hAnsi="Times New Roman" w:cs="Times New Roman"/>
              </w:rPr>
            </w:pPr>
            <w:r>
              <w:rPr>
                <w:rFonts w:ascii="Times New Roman" w:eastAsia="宋体" w:hAnsi="Times New Roman" w:cs="Times New Roman"/>
                <w:sz w:val="20"/>
                <w:szCs w:val="20"/>
                <w:lang w:eastAsia="zh-CN"/>
              </w:rPr>
              <w:t>By checking the priority and instruction system m</w:t>
            </w:r>
            <w:r>
              <w:rPr>
                <w:rFonts w:ascii="Times New Roman" w:eastAsia="宋体" w:hAnsi="Times New Roman" w:cs="Times New Roman" w:hint="eastAsia"/>
                <w:sz w:val="20"/>
                <w:szCs w:val="20"/>
                <w:lang w:eastAsia="zh-CN"/>
              </w:rPr>
              <w:t xml:space="preserve">ake </w:t>
            </w:r>
            <w:r>
              <w:rPr>
                <w:rFonts w:ascii="Times New Roman" w:eastAsia="宋体" w:hAnsi="Times New Roman" w:cs="Times New Roman"/>
                <w:sz w:val="20"/>
                <w:szCs w:val="20"/>
                <w:lang w:eastAsia="zh-CN"/>
              </w:rPr>
              <w:t xml:space="preserve">a </w:t>
            </w:r>
            <w:r>
              <w:rPr>
                <w:rFonts w:ascii="Times New Roman" w:eastAsia="宋体" w:hAnsi="Times New Roman" w:cs="Times New Roman" w:hint="eastAsia"/>
                <w:sz w:val="20"/>
                <w:szCs w:val="20"/>
                <w:lang w:eastAsia="zh-CN"/>
              </w:rPr>
              <w:t xml:space="preserve">decision and send </w:t>
            </w:r>
            <w:r>
              <w:rPr>
                <w:rFonts w:ascii="Times New Roman" w:eastAsia="宋体" w:hAnsi="Times New Roman" w:cs="Times New Roman"/>
                <w:sz w:val="20"/>
                <w:szCs w:val="20"/>
                <w:lang w:eastAsia="zh-CN"/>
              </w:rPr>
              <w:t>it</w:t>
            </w:r>
            <w:r>
              <w:rPr>
                <w:rFonts w:ascii="Times New Roman" w:eastAsia="宋体" w:hAnsi="Times New Roman" w:cs="Times New Roman" w:hint="eastAsia"/>
                <w:sz w:val="20"/>
                <w:szCs w:val="20"/>
                <w:lang w:eastAsia="zh-CN"/>
              </w:rPr>
              <w:t xml:space="preserve"> to Server</w:t>
            </w:r>
          </w:p>
        </w:tc>
      </w:tr>
      <w:tr w:rsidR="001F09CD" w14:paraId="129087DF"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E70A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Frequency</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42D74" w14:textId="77777777" w:rsidR="001F09CD" w:rsidRDefault="00D44AF3">
            <w:pPr>
              <w:pStyle w:val="TableParagraph"/>
              <w:spacing w:line="222" w:lineRule="exact"/>
              <w:ind w:left="27"/>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2</w:t>
            </w:r>
            <w:r>
              <w:rPr>
                <w:rFonts w:ascii="Times New Roman" w:eastAsiaTheme="minorEastAsia" w:hAnsi="Times New Roman" w:cs="Times New Roman"/>
                <w:sz w:val="20"/>
                <w:szCs w:val="20"/>
                <w:lang w:eastAsia="zh-CN"/>
              </w:rPr>
              <w:t>s</w:t>
            </w:r>
          </w:p>
        </w:tc>
      </w:tr>
      <w:tr w:rsidR="001F09CD" w14:paraId="751A6904"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9297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Type</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79721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05"/>
                <w:sz w:val="20"/>
              </w:rPr>
              <w:t>Primary</w:t>
            </w:r>
          </w:p>
        </w:tc>
      </w:tr>
      <w:tr w:rsidR="001F09CD" w14:paraId="3C3529BA" w14:textId="77777777">
        <w:trPr>
          <w:trHeight w:hRule="exact" w:val="246"/>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BB30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20"/>
                <w:sz w:val="20"/>
              </w:rPr>
              <w:t>Postconditions</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5078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hAnsi="Times New Roman" w:cs="Times New Roman"/>
                <w:w w:val="110"/>
                <w:sz w:val="20"/>
              </w:rPr>
              <w:t>The</w:t>
            </w:r>
            <w:r>
              <w:rPr>
                <w:rFonts w:ascii="Times New Roman" w:hAnsi="Times New Roman" w:cs="Times New Roman"/>
                <w:spacing w:val="6"/>
                <w:w w:val="110"/>
                <w:sz w:val="20"/>
              </w:rPr>
              <w:t xml:space="preserve"> </w:t>
            </w:r>
            <w:r>
              <w:rPr>
                <w:rFonts w:ascii="Times New Roman" w:hAnsi="Times New Roman" w:cs="Times New Roman"/>
                <w:w w:val="110"/>
                <w:sz w:val="20"/>
              </w:rPr>
              <w:t>project</w:t>
            </w:r>
            <w:r>
              <w:rPr>
                <w:rFonts w:ascii="Times New Roman" w:hAnsi="Times New Roman" w:cs="Times New Roman"/>
                <w:spacing w:val="5"/>
                <w:w w:val="110"/>
                <w:sz w:val="20"/>
              </w:rPr>
              <w:t xml:space="preserve"> </w:t>
            </w:r>
            <w:r>
              <w:rPr>
                <w:rFonts w:ascii="Times New Roman" w:hAnsi="Times New Roman" w:cs="Times New Roman"/>
                <w:w w:val="110"/>
                <w:sz w:val="20"/>
              </w:rPr>
              <w:t>assignment</w:t>
            </w:r>
            <w:r>
              <w:rPr>
                <w:rFonts w:ascii="Times New Roman" w:hAnsi="Times New Roman" w:cs="Times New Roman"/>
                <w:spacing w:val="8"/>
                <w:w w:val="110"/>
                <w:sz w:val="20"/>
              </w:rPr>
              <w:t xml:space="preserve"> </w:t>
            </w:r>
            <w:r>
              <w:rPr>
                <w:rFonts w:ascii="Times New Roman" w:hAnsi="Times New Roman" w:cs="Times New Roman"/>
                <w:w w:val="110"/>
                <w:sz w:val="20"/>
              </w:rPr>
              <w:t>is</w:t>
            </w:r>
            <w:r>
              <w:rPr>
                <w:rFonts w:ascii="Times New Roman" w:hAnsi="Times New Roman" w:cs="Times New Roman"/>
                <w:spacing w:val="8"/>
                <w:w w:val="110"/>
                <w:sz w:val="20"/>
              </w:rPr>
              <w:t xml:space="preserve"> </w:t>
            </w:r>
            <w:r>
              <w:rPr>
                <w:rFonts w:ascii="Times New Roman" w:hAnsi="Times New Roman" w:cs="Times New Roman"/>
                <w:spacing w:val="-1"/>
                <w:w w:val="110"/>
                <w:sz w:val="20"/>
              </w:rPr>
              <w:t>c</w:t>
            </w:r>
            <w:r>
              <w:rPr>
                <w:rFonts w:ascii="Times New Roman" w:hAnsi="Times New Roman" w:cs="Times New Roman"/>
                <w:spacing w:val="-2"/>
                <w:w w:val="110"/>
                <w:sz w:val="20"/>
              </w:rPr>
              <w:t>r</w:t>
            </w:r>
            <w:r>
              <w:rPr>
                <w:rFonts w:ascii="Times New Roman" w:hAnsi="Times New Roman" w:cs="Times New Roman"/>
                <w:spacing w:val="-1"/>
                <w:w w:val="110"/>
                <w:sz w:val="20"/>
              </w:rPr>
              <w:t>ea</w:t>
            </w:r>
            <w:r>
              <w:rPr>
                <w:rFonts w:ascii="Times New Roman" w:hAnsi="Times New Roman" w:cs="Times New Roman"/>
                <w:spacing w:val="-2"/>
                <w:w w:val="110"/>
                <w:sz w:val="20"/>
              </w:rPr>
              <w:t>t</w:t>
            </w:r>
            <w:r>
              <w:rPr>
                <w:rFonts w:ascii="Times New Roman" w:hAnsi="Times New Roman" w:cs="Times New Roman"/>
                <w:spacing w:val="-1"/>
                <w:w w:val="110"/>
                <w:sz w:val="20"/>
              </w:rPr>
              <w:t>ed</w:t>
            </w:r>
          </w:p>
        </w:tc>
      </w:tr>
      <w:tr w:rsidR="001F09CD" w14:paraId="7D2EF61A" w14:textId="77777777">
        <w:trPr>
          <w:trHeight w:hRule="exact" w:val="5974"/>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8EA573"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hAnsi="Times New Roman" w:cs="Times New Roman"/>
                <w:spacing w:val="-2"/>
                <w:w w:val="115"/>
                <w:sz w:val="20"/>
              </w:rPr>
              <w:lastRenderedPageBreak/>
              <w:t>C</w:t>
            </w:r>
            <w:r>
              <w:rPr>
                <w:rFonts w:ascii="Times New Roman" w:hAnsi="Times New Roman" w:cs="Times New Roman"/>
                <w:spacing w:val="-1"/>
                <w:w w:val="115"/>
                <w:sz w:val="20"/>
              </w:rPr>
              <w:t>hart</w:t>
            </w:r>
          </w:p>
        </w:tc>
        <w:tc>
          <w:tcPr>
            <w:tcW w:w="709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6E27A9" w14:textId="77777777" w:rsidR="001F09CD" w:rsidRDefault="001F09CD">
            <w:pPr>
              <w:pStyle w:val="TableParagraph"/>
              <w:spacing w:before="6"/>
              <w:rPr>
                <w:rFonts w:ascii="Times New Roman" w:eastAsia="Times New Roman" w:hAnsi="Times New Roman" w:cs="Times New Roman"/>
                <w:sz w:val="19"/>
                <w:szCs w:val="19"/>
              </w:rPr>
            </w:pPr>
          </w:p>
          <w:p w14:paraId="19F4540A" w14:textId="77777777" w:rsidR="001F09CD" w:rsidRDefault="001F09CD">
            <w:pPr>
              <w:pStyle w:val="TableParagraph"/>
              <w:tabs>
                <w:tab w:val="left" w:pos="1277"/>
              </w:tabs>
              <w:spacing w:line="200" w:lineRule="atLeast"/>
              <w:ind w:left="373"/>
              <w:rPr>
                <w:rFonts w:ascii="Times New Roman" w:eastAsia="Times New Roman" w:hAnsi="Times New Roman" w:cs="Times New Roman"/>
                <w:sz w:val="20"/>
                <w:szCs w:val="20"/>
              </w:rPr>
            </w:pPr>
          </w:p>
          <w:p w14:paraId="4D48CEB6" w14:textId="77777777" w:rsidR="001F09CD" w:rsidRDefault="00D44AF3">
            <w:pPr>
              <w:pStyle w:val="TableParagraph"/>
              <w:spacing w:before="6"/>
              <w:rPr>
                <w:rFonts w:ascii="Times New Roman" w:eastAsia="Times New Roman" w:hAnsi="Times New Roman" w:cs="Times New Roman"/>
                <w:sz w:val="25"/>
                <w:szCs w:val="25"/>
              </w:rPr>
            </w:pPr>
            <w:r>
              <w:rPr>
                <w:noProof/>
                <w:lang w:eastAsia="zh-CN"/>
              </w:rPr>
              <w:drawing>
                <wp:inline distT="0" distB="0" distL="0" distR="0" wp14:anchorId="0A6CA2E6" wp14:editId="04B209D4">
                  <wp:extent cx="4491355" cy="3051810"/>
                  <wp:effectExtent l="0" t="0" r="4445" b="0"/>
                  <wp:docPr id="1573753330" name="图片 157375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3330" name="图片 1573753330"/>
                          <pic:cNvPicPr>
                            <a:picLocks noChangeAspect="1"/>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4491355" cy="3051810"/>
                          </a:xfrm>
                          <a:prstGeom prst="rect">
                            <a:avLst/>
                          </a:prstGeom>
                        </pic:spPr>
                      </pic:pic>
                    </a:graphicData>
                  </a:graphic>
                </wp:inline>
              </w:drawing>
            </w:r>
          </w:p>
        </w:tc>
      </w:tr>
      <w:tr w:rsidR="001F09CD" w14:paraId="77025D9A" w14:textId="77777777">
        <w:trPr>
          <w:trHeight w:hRule="exact" w:val="398"/>
        </w:trPr>
        <w:tc>
          <w:tcPr>
            <w:tcW w:w="15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4496C"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hAnsi="Times New Roman" w:cs="Times New Roman"/>
                <w:spacing w:val="-2"/>
                <w:w w:val="115"/>
                <w:sz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A15F04" w14:textId="77777777" w:rsidR="001F09CD" w:rsidRDefault="00D44AF3">
            <w:pPr>
              <w:pStyle w:val="TableParagraph"/>
              <w:spacing w:before="112"/>
              <w:ind w:left="946"/>
              <w:rPr>
                <w:rFonts w:ascii="Times New Roman" w:eastAsia="Times New Roman" w:hAnsi="Times New Roman" w:cs="Times New Roman"/>
                <w:i/>
                <w:sz w:val="20"/>
                <w:szCs w:val="20"/>
              </w:rPr>
            </w:pPr>
            <w:r>
              <w:rPr>
                <w:rFonts w:ascii="Times New Roman" w:hAnsi="Times New Roman" w:cs="Times New Roman"/>
                <w:i/>
                <w:spacing w:val="-1"/>
                <w:w w:val="120"/>
                <w:sz w:val="20"/>
              </w:rPr>
              <w:t>Actor</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C711CB"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hAnsi="Times New Roman" w:cs="Times New Roman"/>
                <w:spacing w:val="-1"/>
                <w:w w:val="120"/>
                <w:sz w:val="20"/>
              </w:rPr>
              <w:t>S</w:t>
            </w:r>
            <w:r>
              <w:rPr>
                <w:rFonts w:ascii="Times New Roman" w:hAnsi="Times New Roman" w:cs="Times New Roman"/>
                <w:spacing w:val="-2"/>
                <w:w w:val="120"/>
                <w:sz w:val="20"/>
              </w:rPr>
              <w:t>y</w:t>
            </w:r>
            <w:r>
              <w:rPr>
                <w:rFonts w:ascii="Times New Roman" w:hAnsi="Times New Roman" w:cs="Times New Roman"/>
                <w:spacing w:val="-1"/>
                <w:w w:val="120"/>
                <w:sz w:val="20"/>
              </w:rPr>
              <w:t>ste</w:t>
            </w:r>
            <w:r>
              <w:rPr>
                <w:rFonts w:ascii="Times New Roman" w:hAnsi="Times New Roman" w:cs="Times New Roman"/>
                <w:spacing w:val="-2"/>
                <w:w w:val="120"/>
                <w:sz w:val="20"/>
              </w:rPr>
              <w:t>m</w:t>
            </w:r>
          </w:p>
        </w:tc>
      </w:tr>
    </w:tbl>
    <w:p w14:paraId="30CDDA60" w14:textId="77777777" w:rsidR="001F09CD" w:rsidRDefault="00D44AF3">
      <w:pPr>
        <w:pStyle w:val="2"/>
      </w:pPr>
      <w:bookmarkStart w:id="171" w:name="_Toc5206295"/>
      <w:bookmarkStart w:id="172" w:name="_Toc5192587"/>
      <w:bookmarkStart w:id="173" w:name="_Toc5206145"/>
      <w:bookmarkStart w:id="174" w:name="_Toc5208502"/>
      <w:bookmarkStart w:id="175" w:name="_Toc5632226"/>
      <w:r>
        <w:t>2.6 Use Cases of Database</w:t>
      </w:r>
      <w:bookmarkEnd w:id="171"/>
      <w:bookmarkEnd w:id="172"/>
      <w:bookmarkEnd w:id="173"/>
      <w:bookmarkEnd w:id="174"/>
      <w:bookmarkEnd w:id="175"/>
    </w:p>
    <w:p w14:paraId="643F7169" w14:textId="77777777" w:rsidR="001F09CD" w:rsidRDefault="00D44AF3">
      <w:pPr>
        <w:rPr>
          <w:lang w:eastAsia="en-US"/>
        </w:rPr>
      </w:pPr>
      <w:r>
        <w:rPr>
          <w:lang w:eastAsia="en-US"/>
        </w:rPr>
        <w:t>This section is written for developer who wants to know the functions of database.</w:t>
      </w:r>
    </w:p>
    <w:p w14:paraId="70EEAF7E" w14:textId="77777777" w:rsidR="001F09CD" w:rsidRDefault="00D44AF3">
      <w:pPr>
        <w:pStyle w:val="3"/>
      </w:pPr>
      <w:bookmarkStart w:id="176" w:name="_Toc5206296"/>
      <w:bookmarkStart w:id="177" w:name="_Toc5192588"/>
      <w:bookmarkStart w:id="178" w:name="_Toc5206146"/>
      <w:bookmarkStart w:id="179" w:name="_Toc5208503"/>
      <w:bookmarkStart w:id="180" w:name="_Toc5632227"/>
      <w:r>
        <w:t>2.6.1 Server Wants to Register an Account for End Users</w:t>
      </w:r>
      <w:bookmarkEnd w:id="176"/>
      <w:bookmarkEnd w:id="177"/>
      <w:bookmarkEnd w:id="178"/>
      <w:bookmarkEnd w:id="179"/>
      <w:bookmarkEnd w:id="18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1F09CD" w14:paraId="46AA7C41"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CF79A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9A48D"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Register an Account for End Users</w:t>
            </w:r>
          </w:p>
        </w:tc>
      </w:tr>
      <w:tr w:rsidR="001F09CD" w14:paraId="5AEE8D4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DAAF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43DDE2"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3E40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6F6124"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117EEE3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F9A0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54E05"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1F09CD" w14:paraId="01B1360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86342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8BE3DC"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43AEC3B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292D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783C50"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wants to register a non-existent account before.</w:t>
            </w:r>
          </w:p>
        </w:tc>
      </w:tr>
      <w:tr w:rsidR="001F09CD" w14:paraId="49539314"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96F50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22A0B"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register a non-existent account before. And then </w:t>
            </w: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1F09CD" w14:paraId="759DB64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E511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AA020"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1C1B55A3" w14:textId="77777777">
        <w:trPr>
          <w:trHeight w:hRule="exact" w:val="33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65B228"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07A94"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1F09CD" w14:paraId="30AB78E2"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107D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66A5F"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This account does not exist before registration; the application is open and running with a client book open.</w:t>
            </w:r>
          </w:p>
        </w:tc>
      </w:tr>
      <w:tr w:rsidR="001F09CD" w14:paraId="2F168F33"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493CA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A9E376" w14:textId="77777777" w:rsidR="001F09CD" w:rsidRDefault="00D44AF3">
            <w:pPr>
              <w:pStyle w:val="TableParagraph"/>
              <w:spacing w:before="112"/>
              <w:jc w:val="center"/>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87F032" w14:textId="77777777" w:rsidR="001F09CD" w:rsidRDefault="00D44AF3">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1F09CD" w14:paraId="376281F0" w14:textId="77777777">
        <w:trPr>
          <w:trHeight w:hRule="exact" w:val="5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8053A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4C82A"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Times New Roman" w:hAnsi="Times New Roman" w:cs="Times New Roman"/>
                <w:sz w:val="20"/>
                <w:szCs w:val="20"/>
              </w:rPr>
              <w:t xml:space="preserve">The server calls the </w:t>
            </w:r>
            <w:proofErr w:type="spellStart"/>
            <w:r>
              <w:rPr>
                <w:rFonts w:ascii="Times New Roman" w:eastAsia="Times New Roman" w:hAnsi="Times New Roman" w:cs="Times New Roman"/>
                <w:sz w:val="20"/>
                <w:szCs w:val="20"/>
              </w:rPr>
              <w:t>add</w:t>
            </w:r>
            <w:proofErr w:type="spellEnd"/>
            <w:r>
              <w:rPr>
                <w:rFonts w:ascii="Times New Roman" w:eastAsia="Times New Roman" w:hAnsi="Times New Roman" w:cs="Times New Roman"/>
                <w:sz w:val="20"/>
                <w:szCs w:val="20"/>
              </w:rPr>
              <w:t xml:space="preserve"> account function, which provides the user's ID, name, identity, and new password.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4FBF16"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182651A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1FB0F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D42F2C"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27D1A" w14:textId="77777777" w:rsidR="001F09CD" w:rsidRDefault="00D44AF3">
            <w:r>
              <w:rPr>
                <w:rFonts w:ascii="Times" w:eastAsia="宋体" w:hAnsi="Times" w:cs="Times New Roman"/>
                <w:sz w:val="20"/>
                <w:szCs w:val="20"/>
                <w:lang w:eastAsia="zh-CN"/>
              </w:rPr>
              <w:t>The database adds personal information to the client table.</w:t>
            </w:r>
          </w:p>
        </w:tc>
      </w:tr>
      <w:tr w:rsidR="001F09CD" w14:paraId="056D4530"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1702E2"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D646B5" w14:textId="77777777" w:rsidR="001F09CD" w:rsidRDefault="001F09CD">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6366D8"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Update other tables.</w:t>
            </w:r>
          </w:p>
        </w:tc>
      </w:tr>
      <w:tr w:rsidR="001F09CD" w14:paraId="7BC7DFA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03F84F" w14:textId="77777777" w:rsidR="001F09CD" w:rsidRDefault="00D44AF3">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lastRenderedPageBreak/>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59DF8A" w14:textId="77777777" w:rsidR="001F09CD" w:rsidRDefault="001F09CD">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E1A01A"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6D3110E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C248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72D3B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42BB9E63" w14:textId="77777777">
        <w:trPr>
          <w:trHeight w:hRule="exact" w:val="3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2970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8E665"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1F09CD" w14:paraId="202835FE"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812C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656AE"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w w:val="110"/>
                <w:sz w:val="20"/>
              </w:rPr>
              <w:t>There is a new user in the client table. It is marked to be saved at the next save point. The user book is aware that it has been altered.</w:t>
            </w:r>
          </w:p>
        </w:tc>
      </w:tr>
      <w:tr w:rsidR="001F09CD" w14:paraId="7C518FD7"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C1083"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2571F" w14:textId="77777777" w:rsidR="001F09CD" w:rsidRDefault="001F09CD">
            <w:pPr>
              <w:pStyle w:val="TableParagraph"/>
              <w:spacing w:before="6"/>
              <w:rPr>
                <w:rFonts w:ascii="Times New Roman" w:eastAsia="Times New Roman" w:hAnsi="Times New Roman" w:cs="Times New Roman"/>
                <w:sz w:val="19"/>
                <w:szCs w:val="19"/>
              </w:rPr>
            </w:pPr>
          </w:p>
          <w:p w14:paraId="51D4F875"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2336" behindDoc="0" locked="0" layoutInCell="1" allowOverlap="1" wp14:anchorId="3D2FCD4D" wp14:editId="6DE3E128">
                  <wp:simplePos x="0" y="0"/>
                  <wp:positionH relativeFrom="column">
                    <wp:posOffset>3810</wp:posOffset>
                  </wp:positionH>
                  <wp:positionV relativeFrom="paragraph">
                    <wp:posOffset>158115</wp:posOffset>
                  </wp:positionV>
                  <wp:extent cx="4404995" cy="28194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04995" cy="2819400"/>
                          </a:xfrm>
                          <a:prstGeom prst="rect">
                            <a:avLst/>
                          </a:prstGeom>
                          <a:noFill/>
                        </pic:spPr>
                      </pic:pic>
                    </a:graphicData>
                  </a:graphic>
                </wp:anchor>
              </w:drawing>
            </w:r>
          </w:p>
          <w:p w14:paraId="724C832F"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1EA820FC"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082F5A" w14:textId="77777777" w:rsidR="001F09CD" w:rsidRDefault="00D44AF3">
            <w:pPr>
              <w:pStyle w:val="TableParagraph"/>
              <w:spacing w:before="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0D8077" w14:textId="77777777" w:rsidR="001F09CD" w:rsidRDefault="00D44AF3">
            <w:pPr>
              <w:pStyle w:val="TableParagraph"/>
              <w:spacing w:before="112"/>
              <w:ind w:left="946"/>
              <w:rPr>
                <w:rFonts w:ascii="Times" w:eastAsia="宋体" w:hAnsi="Times" w:cs="Times New Roman"/>
                <w:sz w:val="20"/>
                <w:szCs w:val="20"/>
                <w:lang w:eastAsia="zh-CN"/>
              </w:rPr>
            </w:pPr>
            <w:r>
              <w:rPr>
                <w:rFonts w:ascii="Times" w:eastAsia="宋体" w:hAnsi="Times" w:cs="Times New Roman"/>
                <w:sz w:val="20"/>
                <w:szCs w:val="20"/>
                <w:lang w:eastAsia="zh-CN"/>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616DE" w14:textId="77777777" w:rsidR="001F09CD" w:rsidRDefault="00D44AF3">
            <w:pPr>
              <w:pStyle w:val="TableParagraph"/>
              <w:spacing w:before="112"/>
              <w:ind w:right="17"/>
              <w:jc w:val="center"/>
              <w:rPr>
                <w:rFonts w:ascii="Times" w:eastAsia="宋体" w:hAnsi="Times" w:cs="Times New Roman"/>
                <w:sz w:val="20"/>
                <w:szCs w:val="20"/>
                <w:lang w:eastAsia="zh-CN"/>
              </w:rPr>
            </w:pPr>
            <w:r>
              <w:rPr>
                <w:rFonts w:ascii="Times" w:eastAsia="宋体" w:hAnsi="Times" w:cs="Times New Roman"/>
                <w:sz w:val="20"/>
                <w:szCs w:val="20"/>
                <w:lang w:eastAsia="zh-CN"/>
              </w:rPr>
              <w:t>System</w:t>
            </w:r>
          </w:p>
        </w:tc>
      </w:tr>
      <w:tr w:rsidR="001F09CD" w14:paraId="5EDC55E3"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06315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9F0576"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A13E35"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4E0902E9"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D7CF1D"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3169B9"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B19E0C"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application returns to its initial state.</w:t>
            </w:r>
          </w:p>
        </w:tc>
      </w:tr>
    </w:tbl>
    <w:p w14:paraId="4AC1793D" w14:textId="77777777" w:rsidR="001F09CD" w:rsidRDefault="00D44AF3">
      <w:pPr>
        <w:pStyle w:val="3"/>
      </w:pPr>
      <w:bookmarkStart w:id="181" w:name="_Toc5208504"/>
      <w:bookmarkStart w:id="182" w:name="_Toc5206297"/>
      <w:bookmarkStart w:id="183" w:name="_Toc5206147"/>
      <w:bookmarkStart w:id="184" w:name="_Toc5192589"/>
      <w:bookmarkStart w:id="185" w:name="_Toc5632228"/>
      <w:r>
        <w:t>2.6.2 Server Wants to Delete a User Account</w:t>
      </w:r>
      <w:bookmarkEnd w:id="181"/>
      <w:bookmarkEnd w:id="182"/>
      <w:bookmarkEnd w:id="183"/>
      <w:bookmarkEnd w:id="184"/>
      <w:bookmarkEnd w:id="18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1F09CD" w14:paraId="201BA5E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54F5C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6573E4"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Delete a User Account</w:t>
            </w:r>
          </w:p>
        </w:tc>
      </w:tr>
      <w:tr w:rsidR="001F09CD" w14:paraId="508F5D7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B871F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93C3E"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88E7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F6054"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1FECB8D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018E1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5363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1F09CD" w14:paraId="6504A47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7CBF9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E00E1"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0D1AA6A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260BD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A15A87"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end user wants to register a new account and fill in his/her personal information. This information should be added to the database.</w:t>
            </w:r>
          </w:p>
        </w:tc>
      </w:tr>
      <w:tr w:rsidR="001F09CD" w14:paraId="7D2AF6D2"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78956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7B155"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end user wants to register a new account and fill in his/her personal information. This information should be added to the database. And the server calls the delete account function.</w:t>
            </w:r>
          </w:p>
        </w:tc>
      </w:tr>
      <w:tr w:rsidR="001F09CD" w14:paraId="402705A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4BDAA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16A48"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6105D9F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0FB12E"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CF452"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delete account function.</w:t>
            </w:r>
          </w:p>
        </w:tc>
      </w:tr>
      <w:tr w:rsidR="001F09CD" w14:paraId="7CFBAB6B"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87D7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427E7F"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hAnsi="Times" w:cs="Times New Roman"/>
                <w:sz w:val="20"/>
                <w:szCs w:val="20"/>
              </w:rPr>
              <w:t>The server wants to delete an existing user account. The information should be deleted from the database.</w:t>
            </w:r>
          </w:p>
        </w:tc>
      </w:tr>
      <w:tr w:rsidR="001F09CD" w14:paraId="0784BAC7"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EC2D8B"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C0922"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73CD0"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6AA5A380" w14:textId="77777777">
        <w:trPr>
          <w:trHeight w:hRule="exact" w:val="44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FE1526"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7E16C3"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calls the delete account function, which provides the user's ID.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3C2D60"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4EBDD5DE" w14:textId="77777777">
        <w:trPr>
          <w:trHeight w:hRule="exact" w:val="46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7E475B"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845070"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0EC58F"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Retrieve the database by ID number and find the corresponding table items.</w:t>
            </w:r>
          </w:p>
        </w:tc>
      </w:tr>
      <w:tr w:rsidR="001F09CD" w14:paraId="4A09CE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C27419"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lastRenderedPageBreak/>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ECC3BE"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1E0FA3"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Delete the target table entry.</w:t>
            </w:r>
          </w:p>
          <w:p w14:paraId="374AC239"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453DD8A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0DF2"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05F3FA"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6D896C"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1F09CD" w14:paraId="402F8FF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CCE56"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74B360"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246B7"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13FDDED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B35E2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310E4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0B48395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B7DA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F15B4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2815AE4B" w14:textId="77777777">
        <w:trPr>
          <w:trHeight w:hRule="exact" w:val="3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CAA6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3000D"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user's information and the account no longer exists.</w:t>
            </w:r>
          </w:p>
        </w:tc>
      </w:tr>
      <w:tr w:rsidR="001F09CD" w14:paraId="48C6AE5D"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C363C"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49751C" w14:textId="77777777" w:rsidR="001F09CD" w:rsidRDefault="001F09CD">
            <w:pPr>
              <w:pStyle w:val="TableParagraph"/>
              <w:spacing w:before="6"/>
              <w:rPr>
                <w:rFonts w:ascii="Times New Roman" w:eastAsia="Times New Roman" w:hAnsi="Times New Roman" w:cs="Times New Roman"/>
                <w:sz w:val="19"/>
                <w:szCs w:val="19"/>
              </w:rPr>
            </w:pPr>
          </w:p>
          <w:p w14:paraId="501EA0CB"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3360" behindDoc="0" locked="0" layoutInCell="1" allowOverlap="1" wp14:anchorId="5A41A1BB" wp14:editId="22E679D9">
                  <wp:simplePos x="0" y="0"/>
                  <wp:positionH relativeFrom="column">
                    <wp:posOffset>172720</wp:posOffset>
                  </wp:positionH>
                  <wp:positionV relativeFrom="paragraph">
                    <wp:posOffset>302260</wp:posOffset>
                  </wp:positionV>
                  <wp:extent cx="4114800" cy="2413000"/>
                  <wp:effectExtent l="0" t="0" r="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14800" cy="2413000"/>
                          </a:xfrm>
                          <a:prstGeom prst="rect">
                            <a:avLst/>
                          </a:prstGeom>
                          <a:noFill/>
                        </pic:spPr>
                      </pic:pic>
                    </a:graphicData>
                  </a:graphic>
                </wp:anchor>
              </w:drawing>
            </w:r>
          </w:p>
          <w:p w14:paraId="420B5B9F"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6556665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C0A31"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BFBC91"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1B415"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04C0C3B1" w14:textId="77777777">
        <w:trPr>
          <w:trHeight w:hRule="exact" w:val="51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9FFF5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3F5F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ED4A6"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47D18F15" w14:textId="77777777">
        <w:trPr>
          <w:trHeight w:hRule="exact" w:val="57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20198A"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80C4D5"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0C0966"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user's personal information will not be removed from the database.</w:t>
            </w:r>
          </w:p>
        </w:tc>
      </w:tr>
      <w:tr w:rsidR="001F09CD" w14:paraId="7B67E20B"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6AEA60"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AE453C"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A2D8E7"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6C328F71"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57AED0"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DA5447"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E00527"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6AB5DFEE" w14:textId="77777777" w:rsidR="001F09CD" w:rsidRDefault="00D44AF3">
      <w:pPr>
        <w:pStyle w:val="3"/>
      </w:pPr>
      <w:bookmarkStart w:id="186" w:name="_Toc5206148"/>
      <w:bookmarkStart w:id="187" w:name="_Toc5192590"/>
      <w:bookmarkStart w:id="188" w:name="_Toc5206298"/>
      <w:bookmarkStart w:id="189" w:name="_Toc5208505"/>
      <w:bookmarkStart w:id="190" w:name="_Toc5632229"/>
      <w:r>
        <w:t>2.6.3 Server Wants to Change a User’s Password</w:t>
      </w:r>
      <w:bookmarkEnd w:id="186"/>
      <w:bookmarkEnd w:id="187"/>
      <w:bookmarkEnd w:id="188"/>
      <w:bookmarkEnd w:id="189"/>
      <w:bookmarkEnd w:id="19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1F09CD" w14:paraId="25D2B896"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C8D4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55C4D"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a User</w:t>
            </w:r>
            <w:r>
              <w:rPr>
                <w:rFonts w:ascii="Times New Roman"/>
                <w:i/>
                <w:w w:val="110"/>
                <w:sz w:val="20"/>
              </w:rPr>
              <w:t>’</w:t>
            </w:r>
            <w:r>
              <w:rPr>
                <w:rFonts w:ascii="Times New Roman"/>
                <w:i/>
                <w:w w:val="110"/>
                <w:sz w:val="20"/>
              </w:rPr>
              <w:t>s Password</w:t>
            </w:r>
          </w:p>
        </w:tc>
      </w:tr>
      <w:tr w:rsidR="001F09CD" w14:paraId="15AE1393"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00185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20D1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ACABC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7DB20"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05C8B0E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31A3A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1034E"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1F09CD" w14:paraId="59B45422"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7B1D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F2F3F"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5212465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C8AC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583E8"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change user’s password.</w:t>
            </w:r>
          </w:p>
        </w:tc>
      </w:tr>
      <w:tr w:rsidR="001F09CD" w14:paraId="5D258BD7"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1DA3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C4812"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change user’s password. And the server calls the change password function.</w:t>
            </w:r>
          </w:p>
        </w:tc>
      </w:tr>
      <w:tr w:rsidR="001F09CD" w14:paraId="5C830BCC"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2A4E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2C0330"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4E9B6228" w14:textId="77777777">
        <w:trPr>
          <w:trHeight w:hRule="exact" w:val="34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87644"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8DCA6D"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change password function.</w:t>
            </w:r>
          </w:p>
        </w:tc>
      </w:tr>
      <w:tr w:rsidR="001F09CD" w14:paraId="7467414C" w14:textId="77777777">
        <w:trPr>
          <w:trHeight w:hRule="exact" w:val="37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1178F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A6CCD"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user has registered, that is, personal information and password already exist.</w:t>
            </w:r>
          </w:p>
          <w:p w14:paraId="670CE2D7"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1D3BB53"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40EFBB"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lastRenderedPageBreak/>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99ACC"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450FC"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3EDFA1A0" w14:textId="77777777">
        <w:trPr>
          <w:trHeight w:hRule="exact" w:val="78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C628A8"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129624"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change password function, which provides the user's ID and a new password.</w:t>
            </w:r>
          </w:p>
          <w:p w14:paraId="3F16A624"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F07C5B"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0FFD3C3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8468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C75762" w14:textId="77777777" w:rsidR="001F09CD" w:rsidRDefault="001F09CD">
            <w:pPr>
              <w:pStyle w:val="TableParagraph"/>
              <w:spacing w:line="222" w:lineRule="exact"/>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6FFB02" w14:textId="77777777" w:rsidR="001F09CD" w:rsidRDefault="00D44AF3">
            <w:r>
              <w:rPr>
                <w:rFonts w:ascii="Times" w:eastAsia="宋体" w:hAnsi="Times" w:cs="Times New Roman"/>
                <w:sz w:val="20"/>
                <w:szCs w:val="20"/>
                <w:lang w:eastAsia="zh-CN"/>
              </w:rPr>
              <w:t>The database looks up the corresponding table item according to the ID.</w:t>
            </w:r>
          </w:p>
        </w:tc>
      </w:tr>
      <w:tr w:rsidR="001F09CD" w14:paraId="6DD831E5"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FCD91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1FF9AC"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BA4AE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saves the encrypted password into the password property.</w:t>
            </w:r>
          </w:p>
        </w:tc>
      </w:tr>
      <w:tr w:rsidR="001F09CD" w14:paraId="399FE78F"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FEFDF4"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613282"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DBA042"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other tables.</w:t>
            </w:r>
          </w:p>
        </w:tc>
      </w:tr>
      <w:tr w:rsidR="001F09CD" w14:paraId="1664DB4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831BC9"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CDC8C2"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B930B"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68F6AE8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3DC55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815BB"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1E7AAF2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934EB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0514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6B79FC5"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DC13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09F2E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If the user saves the change, the password will be changed and the next time the server searches his/her password, it will get a new password.</w:t>
            </w:r>
          </w:p>
        </w:tc>
      </w:tr>
      <w:tr w:rsidR="001F09CD" w14:paraId="6F8248D4"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90FF9"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66A144" w14:textId="77777777" w:rsidR="001F09CD" w:rsidRDefault="001F09CD">
            <w:pPr>
              <w:pStyle w:val="TableParagraph"/>
              <w:spacing w:before="6"/>
              <w:rPr>
                <w:rFonts w:ascii="Times New Roman" w:eastAsia="Times New Roman" w:hAnsi="Times New Roman" w:cs="Times New Roman"/>
                <w:sz w:val="19"/>
                <w:szCs w:val="19"/>
              </w:rPr>
            </w:pPr>
          </w:p>
          <w:p w14:paraId="4445976D"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71552" behindDoc="0" locked="0" layoutInCell="1" allowOverlap="1" wp14:anchorId="7EDD376B" wp14:editId="07A40FEA">
                  <wp:simplePos x="0" y="0"/>
                  <wp:positionH relativeFrom="column">
                    <wp:posOffset>147320</wp:posOffset>
                  </wp:positionH>
                  <wp:positionV relativeFrom="paragraph">
                    <wp:posOffset>302260</wp:posOffset>
                  </wp:positionV>
                  <wp:extent cx="4112895" cy="2277110"/>
                  <wp:effectExtent l="0" t="0" r="1905" b="889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12895" cy="2277110"/>
                          </a:xfrm>
                          <a:prstGeom prst="rect">
                            <a:avLst/>
                          </a:prstGeom>
                          <a:noFill/>
                        </pic:spPr>
                      </pic:pic>
                    </a:graphicData>
                  </a:graphic>
                </wp:anchor>
              </w:drawing>
            </w:r>
          </w:p>
          <w:p w14:paraId="3CCF15C0"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7127356F"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0E44C"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33E69"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6DECEF"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37E6E91C"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39CE67"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AFF3CD"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chooses to "cancel" the process.</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28C3A8"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1FFEAC50" w14:textId="77777777">
        <w:trPr>
          <w:trHeight w:hRule="exact" w:val="53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89B25C"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C4F6F"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D03142"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database will keep the original password of current user.</w:t>
            </w:r>
          </w:p>
        </w:tc>
      </w:tr>
      <w:tr w:rsidR="001F09CD" w14:paraId="1D0E68AD"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52BF1"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137CD8"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9181A"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043E0358" w14:textId="77777777">
        <w:trPr>
          <w:trHeight w:hRule="exact" w:val="4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D27669"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57183"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B0807C"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bl>
    <w:p w14:paraId="5A1308D4" w14:textId="77777777" w:rsidR="001F09CD" w:rsidRDefault="00D44AF3">
      <w:pPr>
        <w:pStyle w:val="3"/>
      </w:pPr>
      <w:bookmarkStart w:id="191" w:name="_Toc5208506"/>
      <w:bookmarkStart w:id="192" w:name="_Toc5206149"/>
      <w:bookmarkStart w:id="193" w:name="_Toc5192591"/>
      <w:bookmarkStart w:id="194" w:name="_Toc5206299"/>
      <w:bookmarkStart w:id="195" w:name="_Toc5632230"/>
      <w:r>
        <w:t>2.6.4 Server Wants Authentication of the User ID and Password</w:t>
      </w:r>
      <w:bookmarkEnd w:id="191"/>
      <w:bookmarkEnd w:id="192"/>
      <w:bookmarkEnd w:id="193"/>
      <w:bookmarkEnd w:id="194"/>
      <w:bookmarkEnd w:id="19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1F09CD" w14:paraId="296756C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6A04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EC563"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Authentication of the User ID and Password</w:t>
            </w:r>
          </w:p>
        </w:tc>
      </w:tr>
      <w:tr w:rsidR="001F09CD" w14:paraId="1925A31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82A9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7B69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F43B3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8F57BC"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0365DE8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EE4A0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9AA982"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 xml:space="preserve">Rui Xing,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1F09CD" w14:paraId="2B438C9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17D103"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A61B8"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1AA3B55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76226C"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37CB3"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search for username and password.</w:t>
            </w:r>
          </w:p>
        </w:tc>
      </w:tr>
      <w:tr w:rsidR="001F09CD" w14:paraId="6FC48E67"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70D46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12852"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The server would like to search for username and password. And the server calls the login authentication function.</w:t>
            </w:r>
          </w:p>
        </w:tc>
      </w:tr>
      <w:tr w:rsidR="001F09CD" w14:paraId="268B2EA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98039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ED9EC"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330FB283" w14:textId="77777777">
        <w:trPr>
          <w:trHeight w:hRule="exact" w:val="34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8A1A61"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22E74A"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calls the login authentication function</w:t>
            </w:r>
          </w:p>
        </w:tc>
      </w:tr>
      <w:tr w:rsidR="001F09CD" w14:paraId="6A64FAF3" w14:textId="77777777">
        <w:trPr>
          <w:trHeight w:hRule="exact" w:val="37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0210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3F31C4"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transfers the user ID and password.</w:t>
            </w:r>
          </w:p>
        </w:tc>
      </w:tr>
      <w:tr w:rsidR="001F09CD" w14:paraId="1C202812"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FC38C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1C32B1" w14:textId="77777777" w:rsidR="001F09CD" w:rsidRDefault="00D44AF3">
            <w:pPr>
              <w:pStyle w:val="TableParagraph"/>
              <w:spacing w:before="112"/>
              <w:jc w:val="center"/>
              <w:rPr>
                <w:rFonts w:ascii="Times New Roman" w:eastAsia="Times New Roman" w:hAnsi="Times New Roman" w:cs="Times New Roman"/>
                <w:i/>
                <w:sz w:val="20"/>
                <w:szCs w:val="20"/>
              </w:rPr>
            </w:pPr>
            <w:r>
              <w:rPr>
                <w:rFonts w:ascii="Times New Roman"/>
                <w:i/>
                <w:spacing w:val="-1"/>
                <w:w w:val="120"/>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D193CE" w14:textId="77777777" w:rsidR="001F09CD" w:rsidRDefault="00D44AF3">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1F09CD" w14:paraId="2650710F"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ADF31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545854"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server calls the login authentication function, which gives the user ID and password.</w:t>
            </w:r>
          </w:p>
          <w:p w14:paraId="12CD829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174F77" w14:textId="77777777" w:rsidR="001F09CD" w:rsidRDefault="001F09CD">
            <w:pPr>
              <w:spacing w:before="100" w:beforeAutospacing="1" w:after="100" w:afterAutospacing="1"/>
              <w:rPr>
                <w:rFonts w:ascii="Times New Roman" w:eastAsia="Times New Roman" w:hAnsi="Times New Roman" w:cs="Times New Roman"/>
                <w:sz w:val="20"/>
                <w:szCs w:val="20"/>
              </w:rPr>
            </w:pPr>
          </w:p>
        </w:tc>
      </w:tr>
      <w:tr w:rsidR="001F09CD" w14:paraId="6BA3EF35" w14:textId="77777777">
        <w:trPr>
          <w:trHeight w:hRule="exact" w:val="4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0E046B"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CC7102"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18488C" w14:textId="77777777" w:rsidR="001F09CD" w:rsidRDefault="00D44AF3">
            <w:r>
              <w:rPr>
                <w:rFonts w:ascii="Times" w:eastAsia="宋体" w:hAnsi="Times" w:cs="Times New Roman"/>
                <w:sz w:val="20"/>
                <w:szCs w:val="20"/>
                <w:lang w:eastAsia="zh-CN"/>
              </w:rPr>
              <w:t>According to the user ID, database finds out corresponding user item.</w:t>
            </w:r>
          </w:p>
        </w:tc>
      </w:tr>
      <w:tr w:rsidR="001F09CD" w14:paraId="451BEFF7" w14:textId="77777777">
        <w:trPr>
          <w:trHeight w:hRule="exact" w:val="36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1CC7FB"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30A83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B35E56"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Determine whether the password is the same.</w:t>
            </w:r>
          </w:p>
          <w:p w14:paraId="6737073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property.</w:t>
            </w:r>
          </w:p>
        </w:tc>
      </w:tr>
      <w:tr w:rsidR="001F09CD" w14:paraId="37BF945A" w14:textId="77777777">
        <w:trPr>
          <w:trHeight w:hRule="exact" w:val="55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D1B8A9" w14:textId="77777777" w:rsidR="001F09CD" w:rsidRDefault="00D44AF3">
            <w:pPr>
              <w:pStyle w:val="TableParagraph"/>
              <w:spacing w:line="222" w:lineRule="exact"/>
              <w:ind w:right="25"/>
              <w:jc w:val="right"/>
              <w:rPr>
                <w:rFonts w:ascii="Times" w:eastAsia="宋体" w:hAnsi="Times" w:cs="Times New Roman"/>
                <w:sz w:val="20"/>
                <w:szCs w:val="20"/>
                <w:lang w:eastAsia="zh-CN"/>
              </w:rPr>
            </w:pPr>
            <w:r>
              <w:rPr>
                <w:rFonts w:ascii="Times" w:eastAsia="宋体" w:hAnsi="Times" w:cs="Times New Roman"/>
                <w:sz w:val="20"/>
                <w:szCs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A614BF" w14:textId="77777777" w:rsidR="001F09CD" w:rsidRDefault="001F09CD">
            <w:pPr>
              <w:pStyle w:val="TableParagraph"/>
              <w:spacing w:line="222" w:lineRule="exact"/>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76A5B2"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correct, return the flag of success.</w:t>
            </w:r>
          </w:p>
        </w:tc>
      </w:tr>
      <w:tr w:rsidR="001F09CD" w14:paraId="035EF73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B0FB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7DE10" w14:textId="77777777" w:rsidR="001F09CD" w:rsidRDefault="001F09CD">
            <w:pPr>
              <w:pStyle w:val="TableParagraph"/>
              <w:spacing w:line="222" w:lineRule="exact"/>
              <w:rPr>
                <w:rFonts w:ascii="Times New Roman" w:eastAsia="宋体" w:hAnsi="Times New Roman" w:cs="Times New Roman"/>
                <w:sz w:val="20"/>
                <w:szCs w:val="20"/>
                <w:lang w:eastAsia="zh-CN"/>
              </w:rPr>
            </w:pPr>
          </w:p>
        </w:tc>
      </w:tr>
      <w:tr w:rsidR="001F09CD" w14:paraId="191EE93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3DAB2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DBD247"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New Roman"/>
                <w:w w:val="105"/>
                <w:sz w:val="20"/>
              </w:rPr>
              <w:t>Primary</w:t>
            </w:r>
          </w:p>
        </w:tc>
      </w:tr>
      <w:tr w:rsidR="001F09CD" w14:paraId="3616767F"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E529A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C13F5"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The server receives the authentication result.</w:t>
            </w:r>
          </w:p>
        </w:tc>
      </w:tr>
      <w:tr w:rsidR="001F09CD" w14:paraId="25CAD3A9" w14:textId="77777777">
        <w:trPr>
          <w:trHeight w:hRule="exact" w:val="51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CAD79"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27AB70" w14:textId="77777777" w:rsidR="001F09CD" w:rsidRDefault="001F09CD">
            <w:pPr>
              <w:pStyle w:val="TableParagraph"/>
              <w:spacing w:before="6"/>
              <w:rPr>
                <w:rFonts w:ascii="Times New Roman" w:eastAsia="Times New Roman" w:hAnsi="Times New Roman" w:cs="Times New Roman"/>
                <w:sz w:val="19"/>
                <w:szCs w:val="19"/>
              </w:rPr>
            </w:pPr>
          </w:p>
          <w:p w14:paraId="1DE8AF2C"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4384" behindDoc="0" locked="0" layoutInCell="1" allowOverlap="1" wp14:anchorId="3C034A37" wp14:editId="65430163">
                  <wp:simplePos x="0" y="0"/>
                  <wp:positionH relativeFrom="column">
                    <wp:posOffset>147320</wp:posOffset>
                  </wp:positionH>
                  <wp:positionV relativeFrom="paragraph">
                    <wp:posOffset>302260</wp:posOffset>
                  </wp:positionV>
                  <wp:extent cx="4114800" cy="2548255"/>
                  <wp:effectExtent l="0" t="0" r="0"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14800" cy="2548255"/>
                          </a:xfrm>
                          <a:prstGeom prst="rect">
                            <a:avLst/>
                          </a:prstGeom>
                          <a:noFill/>
                        </pic:spPr>
                      </pic:pic>
                    </a:graphicData>
                  </a:graphic>
                </wp:anchor>
              </w:drawing>
            </w:r>
          </w:p>
          <w:p w14:paraId="0294E967"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478694F7"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6B98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A99882"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4CB348"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5EBB2B65"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DB055"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32763C"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that be searched does not exist.</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EEAEF9"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62FA8E3B"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7CB096"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8F3DBD"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404DE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1F09CD" w14:paraId="195CB6F5"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2F676B"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9F429F"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CBA3E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If the user ID and password are not correct, return the flag of error.</w:t>
            </w:r>
          </w:p>
        </w:tc>
      </w:tr>
    </w:tbl>
    <w:p w14:paraId="14E39226" w14:textId="77777777" w:rsidR="001F09CD" w:rsidRDefault="00D44AF3">
      <w:pPr>
        <w:pStyle w:val="3"/>
      </w:pPr>
      <w:bookmarkStart w:id="196" w:name="_Toc5192592"/>
      <w:bookmarkStart w:id="197" w:name="_Toc5206150"/>
      <w:bookmarkStart w:id="198" w:name="_Toc5206300"/>
      <w:bookmarkStart w:id="199" w:name="_Toc5208507"/>
      <w:bookmarkStart w:id="200" w:name="_Toc5632231"/>
      <w:r>
        <w:t>2.6.5 Server Wants to Add New Lights</w:t>
      </w:r>
      <w:bookmarkEnd w:id="196"/>
      <w:bookmarkEnd w:id="197"/>
      <w:bookmarkEnd w:id="198"/>
      <w:bookmarkEnd w:id="199"/>
      <w:bookmarkEnd w:id="20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1F09CD" w14:paraId="6C14684F"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A77AB"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lastRenderedPageBreak/>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DE059" w14:textId="77777777" w:rsidR="001F09CD" w:rsidRDefault="00D44AF3">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lights</w:t>
            </w:r>
          </w:p>
        </w:tc>
      </w:tr>
      <w:tr w:rsidR="001F09CD" w14:paraId="424353E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27E7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A2DBD"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E9805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ECFA18"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090683F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7391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BFBD"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1F09CD" w14:paraId="6E01C9DF"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1471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10535"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41A3279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AA678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24EBC"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lights to the list of lights he or she can control.</w:t>
            </w:r>
          </w:p>
        </w:tc>
      </w:tr>
      <w:tr w:rsidR="001F09CD" w14:paraId="4B3AC225" w14:textId="77777777">
        <w:trPr>
          <w:trHeight w:hRule="exact" w:val="77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33770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6AC5FF"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add function and transmits the information about the bulb that needs to be added. The database service program adds the light bulb to the data.</w:t>
            </w:r>
          </w:p>
        </w:tc>
      </w:tr>
      <w:tr w:rsidR="001F09CD" w14:paraId="7846B547"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6DEA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99FDC"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2BDF7369"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55662"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FD588"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light function</w:t>
            </w:r>
            <w:r>
              <w:rPr>
                <w:rFonts w:ascii="Times" w:eastAsia="宋体" w:hAnsi="Times" w:cs="Times"/>
                <w:sz w:val="20"/>
                <w:szCs w:val="20"/>
                <w:lang w:eastAsia="zh-CN"/>
              </w:rPr>
              <w:t>.</w:t>
            </w:r>
          </w:p>
        </w:tc>
      </w:tr>
      <w:tr w:rsidR="001F09CD" w14:paraId="5CB5B707"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B550B"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DA4EED"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1A12C253" w14:textId="77777777" w:rsidR="001F09CD" w:rsidRDefault="001F09CD">
            <w:pPr>
              <w:pStyle w:val="TableParagraph"/>
              <w:spacing w:line="222" w:lineRule="exact"/>
              <w:ind w:left="27"/>
              <w:rPr>
                <w:rFonts w:ascii="Times" w:eastAsia="Times New Roman" w:hAnsi="Times" w:cs="Times"/>
                <w:sz w:val="20"/>
                <w:szCs w:val="20"/>
              </w:rPr>
            </w:pPr>
          </w:p>
        </w:tc>
      </w:tr>
      <w:tr w:rsidR="001F09CD" w14:paraId="46A2F84E"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B6F52"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A6637"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04C7B"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0EE3C363"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1C9835"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081B38"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The server calls the add light function, which provides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settime</w:t>
            </w:r>
            <w:proofErr w:type="spellEnd"/>
            <w:r>
              <w:rPr>
                <w:rFonts w:ascii="Times" w:eastAsia="宋体" w:hAnsi="Times" w:cs="Times"/>
                <w:sz w:val="20"/>
                <w:szCs w:val="20"/>
                <w:lang w:eastAsia="zh-CN"/>
              </w:rPr>
              <w:t>, and Life.</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917D4"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1E87C6AB" w14:textId="77777777">
        <w:trPr>
          <w:trHeight w:hRule="exact" w:val="58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CB5640"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B8C950" w14:textId="77777777" w:rsidR="001F09CD" w:rsidRDefault="001F09CD">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0FE9C4" w14:textId="77777777" w:rsidR="001F09CD" w:rsidRDefault="00D44AF3">
            <w:pPr>
              <w:rPr>
                <w:rFonts w:ascii="Times" w:hAnsi="Times" w:cs="Times"/>
                <w:sz w:val="20"/>
                <w:szCs w:val="20"/>
              </w:rPr>
            </w:pPr>
            <w:r>
              <w:rPr>
                <w:rFonts w:ascii="Times" w:eastAsia="宋体" w:hAnsi="Times" w:cs="Times"/>
                <w:sz w:val="20"/>
                <w:szCs w:val="20"/>
                <w:lang w:eastAsia="zh-CN"/>
              </w:rPr>
              <w:t>The database adds light information to the light table.</w:t>
            </w:r>
          </w:p>
        </w:tc>
      </w:tr>
      <w:tr w:rsidR="001F09CD" w14:paraId="7270878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DD4604"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D3F4A0" w14:textId="77777777" w:rsidR="001F09CD" w:rsidRDefault="001F09CD">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5C6A8E"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tables.</w:t>
            </w:r>
          </w:p>
        </w:tc>
      </w:tr>
      <w:tr w:rsidR="001F09CD" w14:paraId="76FE7433"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D0E61"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ED7748" w14:textId="77777777" w:rsidR="001F09CD" w:rsidRDefault="001F09CD">
            <w:pPr>
              <w:pStyle w:val="TableParagraph"/>
              <w:spacing w:line="222" w:lineRule="exact"/>
              <w:ind w:left="27"/>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05C90B" w14:textId="77777777" w:rsidR="001F09CD" w:rsidRDefault="00D44AF3">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292176C4"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CB421"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7032B"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65CB3EDA"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6177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5011E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1F09CD" w14:paraId="4A5AEFA0"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72808"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797E4"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There is a new light in the light list. It is marked to be saved at the next save point. The light book is aware that it has been altered.</w:t>
            </w:r>
          </w:p>
        </w:tc>
      </w:tr>
      <w:tr w:rsidR="001F09CD" w14:paraId="2488B0D9" w14:textId="77777777">
        <w:trPr>
          <w:trHeight w:hRule="exact" w:val="51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7B940"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A83D9" w14:textId="77777777" w:rsidR="001F09CD" w:rsidRDefault="001F09CD">
            <w:pPr>
              <w:pStyle w:val="TableParagraph"/>
              <w:spacing w:before="6"/>
              <w:rPr>
                <w:rFonts w:ascii="Times" w:eastAsia="Times New Roman" w:hAnsi="Times" w:cs="Times"/>
                <w:sz w:val="20"/>
                <w:szCs w:val="20"/>
              </w:rPr>
            </w:pPr>
          </w:p>
          <w:p w14:paraId="6520ED21" w14:textId="77777777" w:rsidR="001F09CD" w:rsidRDefault="001F09CD">
            <w:pPr>
              <w:pStyle w:val="TableParagraph"/>
              <w:spacing w:before="6"/>
              <w:rPr>
                <w:rFonts w:ascii="Times" w:eastAsia="Times New Roman" w:hAnsi="Times" w:cs="Times"/>
                <w:sz w:val="20"/>
                <w:szCs w:val="20"/>
              </w:rPr>
            </w:pPr>
          </w:p>
          <w:p w14:paraId="3B35E7E6" w14:textId="77777777" w:rsidR="001F09CD" w:rsidRDefault="00D44AF3">
            <w:pPr>
              <w:pStyle w:val="TableParagraph"/>
              <w:spacing w:line="200" w:lineRule="atLeast"/>
              <w:ind w:left="373"/>
              <w:rPr>
                <w:rFonts w:ascii="Times" w:eastAsia="Times New Roman" w:hAnsi="Times" w:cs="Times"/>
                <w:sz w:val="20"/>
                <w:szCs w:val="20"/>
              </w:rPr>
            </w:pPr>
            <w:r>
              <w:rPr>
                <w:noProof/>
                <w:lang w:eastAsia="zh-CN"/>
              </w:rPr>
              <w:drawing>
                <wp:anchor distT="0" distB="0" distL="114300" distR="114300" simplePos="0" relativeHeight="251665408" behindDoc="0" locked="0" layoutInCell="1" allowOverlap="1" wp14:anchorId="569911E6" wp14:editId="495083B7">
                  <wp:simplePos x="0" y="0"/>
                  <wp:positionH relativeFrom="column">
                    <wp:posOffset>189865</wp:posOffset>
                  </wp:positionH>
                  <wp:positionV relativeFrom="paragraph">
                    <wp:posOffset>265430</wp:posOffset>
                  </wp:positionV>
                  <wp:extent cx="4114800" cy="24384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14800" cy="2438400"/>
                          </a:xfrm>
                          <a:prstGeom prst="rect">
                            <a:avLst/>
                          </a:prstGeom>
                          <a:noFill/>
                        </pic:spPr>
                      </pic:pic>
                    </a:graphicData>
                  </a:graphic>
                </wp:anchor>
              </w:drawing>
            </w:r>
          </w:p>
          <w:p w14:paraId="1E0E4563" w14:textId="77777777" w:rsidR="001F09CD" w:rsidRDefault="001F09CD">
            <w:pPr>
              <w:pStyle w:val="TableParagraph"/>
              <w:spacing w:before="6"/>
              <w:rPr>
                <w:rFonts w:ascii="Times" w:eastAsia="Times New Roman" w:hAnsi="Times" w:cs="Times"/>
                <w:sz w:val="20"/>
                <w:szCs w:val="20"/>
              </w:rPr>
            </w:pPr>
          </w:p>
        </w:tc>
      </w:tr>
      <w:tr w:rsidR="001F09CD" w14:paraId="46796748"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F52C0E"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A7E9E8"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5346F"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7F0CA30A" w14:textId="77777777">
        <w:trPr>
          <w:trHeight w:hRule="exact" w:val="46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7C10A5"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75B77" w14:textId="77777777" w:rsidR="001F09CD" w:rsidRDefault="00D44AF3">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CAFAE"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2D75FFEE" w14:textId="77777777">
        <w:trPr>
          <w:trHeight w:hRule="exact" w:val="53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7A827"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A9AD6" w14:textId="77777777" w:rsidR="001F09CD" w:rsidRDefault="001F09CD">
            <w:pPr>
              <w:pStyle w:val="TableParagraph"/>
              <w:spacing w:before="112"/>
              <w:rPr>
                <w:rFonts w:ascii="Times" w:eastAsia="宋体" w:hAnsi="Times" w:cs="Times"/>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F2E633"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light book he or she controls return to the initial state.</w:t>
            </w:r>
          </w:p>
        </w:tc>
      </w:tr>
    </w:tbl>
    <w:p w14:paraId="22E8194A" w14:textId="77777777" w:rsidR="001F09CD" w:rsidRDefault="00D44AF3">
      <w:pPr>
        <w:pStyle w:val="3"/>
      </w:pPr>
      <w:bookmarkStart w:id="201" w:name="_Toc5208508"/>
      <w:bookmarkStart w:id="202" w:name="_Toc5206301"/>
      <w:bookmarkStart w:id="203" w:name="_Toc5192593"/>
      <w:bookmarkStart w:id="204" w:name="_Toc5206151"/>
      <w:bookmarkStart w:id="205" w:name="_Toc5632232"/>
      <w:r>
        <w:lastRenderedPageBreak/>
        <w:t>2.6.6 Server Wants to Remove Lights from a Room</w:t>
      </w:r>
      <w:bookmarkEnd w:id="201"/>
      <w:bookmarkEnd w:id="202"/>
      <w:bookmarkEnd w:id="203"/>
      <w:bookmarkEnd w:id="204"/>
      <w:bookmarkEnd w:id="20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1F09CD" w14:paraId="7B22922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1EFED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22E7C6" w14:textId="77777777" w:rsidR="001F09CD" w:rsidRDefault="00D44AF3">
            <w:pPr>
              <w:pStyle w:val="TableParagraph"/>
              <w:spacing w:line="222" w:lineRule="exact"/>
              <w:ind w:left="27"/>
              <w:rPr>
                <w:rFonts w:ascii="Times" w:eastAsia="Times New Roman" w:hAnsi="Times" w:cs="Times"/>
                <w:i/>
                <w:sz w:val="20"/>
                <w:szCs w:val="20"/>
              </w:rPr>
            </w:pPr>
            <w:r>
              <w:rPr>
                <w:rFonts w:ascii="Times" w:eastAsia="Times New Roman" w:hAnsi="Times" w:cs="Times"/>
                <w:bCs/>
                <w:sz w:val="20"/>
                <w:szCs w:val="20"/>
              </w:rPr>
              <w:t>Server Wants to Remove Lights from a Room</w:t>
            </w:r>
          </w:p>
        </w:tc>
      </w:tr>
      <w:tr w:rsidR="001F09CD" w14:paraId="6264018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4F0D8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C803CA"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4611F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BB8FA"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3B07FD5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9C309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06AA4"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 xml:space="preserve">Rui Zhu,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1F09CD" w14:paraId="6F03C66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F557D"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F768C"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75CDD65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DF4CA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DCBBC"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lights from light table.</w:t>
            </w:r>
          </w:p>
        </w:tc>
      </w:tr>
      <w:tr w:rsidR="001F09CD" w14:paraId="7B9E7BFE" w14:textId="77777777">
        <w:trPr>
          <w:trHeight w:hRule="exact" w:val="73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A5C3A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4F4F36"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corresponding delete function and transmits the information about the bulb that needs to be deleted. The database service program deletes the light bulb to the data.</w:t>
            </w:r>
          </w:p>
        </w:tc>
      </w:tr>
      <w:tr w:rsidR="001F09CD" w14:paraId="443D6C2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7B40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1B0ED"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3E35830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6A2DBF"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69A040"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light function</w:t>
            </w:r>
            <w:r>
              <w:rPr>
                <w:rFonts w:ascii="Times" w:eastAsia="宋体" w:hAnsi="Times" w:cs="Times"/>
                <w:sz w:val="20"/>
                <w:szCs w:val="20"/>
                <w:lang w:eastAsia="zh-CN"/>
              </w:rPr>
              <w:t>.</w:t>
            </w:r>
          </w:p>
        </w:tc>
      </w:tr>
      <w:tr w:rsidR="001F09CD" w14:paraId="6FB1DA1A"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EF8958"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74AF7C"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light book open.</w:t>
            </w:r>
          </w:p>
          <w:p w14:paraId="247D22EE" w14:textId="77777777" w:rsidR="001F09CD" w:rsidRDefault="001F09CD">
            <w:pPr>
              <w:pStyle w:val="TableParagraph"/>
              <w:spacing w:line="222" w:lineRule="exact"/>
              <w:ind w:left="27"/>
              <w:rPr>
                <w:rFonts w:ascii="Times" w:eastAsia="Times New Roman" w:hAnsi="Times" w:cs="Times"/>
                <w:sz w:val="20"/>
                <w:szCs w:val="20"/>
              </w:rPr>
            </w:pPr>
          </w:p>
        </w:tc>
      </w:tr>
      <w:tr w:rsidR="001F09CD" w14:paraId="72797DAD"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908E4"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6C69B"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1DEF7E"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7E0F377E" w14:textId="77777777">
        <w:trPr>
          <w:trHeight w:hRule="exact" w:val="74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D74BEF"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88F3DB"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light function, which gives the light ID, room ID and user ID.</w:t>
            </w:r>
          </w:p>
          <w:p w14:paraId="07FFDED8"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4C67A"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03134CCB" w14:textId="77777777">
        <w:trPr>
          <w:trHeight w:hRule="exact" w:val="70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D0E2AC"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94AABC"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66EEBA"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11E115F0" w14:textId="77777777" w:rsidR="001F09CD" w:rsidRDefault="001F09CD">
            <w:pPr>
              <w:rPr>
                <w:rFonts w:ascii="Times" w:hAnsi="Times" w:cs="Times"/>
                <w:sz w:val="20"/>
                <w:szCs w:val="20"/>
              </w:rPr>
            </w:pPr>
          </w:p>
        </w:tc>
      </w:tr>
      <w:tr w:rsidR="001F09CD" w14:paraId="75C4C17D" w14:textId="77777777">
        <w:trPr>
          <w:trHeight w:hRule="exact" w:val="57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75A87E"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CDABB7"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414FF6"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light ID and room ID, database finds out target light.</w:t>
            </w:r>
          </w:p>
          <w:p w14:paraId="07A59153" w14:textId="77777777" w:rsidR="001F09CD" w:rsidRDefault="001F09CD">
            <w:pPr>
              <w:pStyle w:val="TableParagraph"/>
              <w:spacing w:line="222" w:lineRule="exact"/>
              <w:ind w:left="27"/>
              <w:rPr>
                <w:rFonts w:ascii="Times" w:eastAsia="Times New Roman" w:hAnsi="Times" w:cs="Times"/>
                <w:sz w:val="20"/>
                <w:szCs w:val="20"/>
              </w:rPr>
            </w:pPr>
          </w:p>
        </w:tc>
      </w:tr>
      <w:tr w:rsidR="001F09CD" w14:paraId="7B848AF3" w14:textId="77777777">
        <w:trPr>
          <w:trHeight w:hRule="exact" w:val="28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3FDC49"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F2AA5E"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7ECDC9"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Remove the target light.</w:t>
            </w:r>
          </w:p>
          <w:p w14:paraId="37A9789A"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7699DD25"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D398C5" w14:textId="77777777" w:rsidR="001F09CD" w:rsidRDefault="00D44AF3">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5</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988739"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885E63"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1F09CD" w14:paraId="5344300A" w14:textId="77777777">
        <w:trPr>
          <w:trHeight w:hRule="exact" w:val="27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C5C4D6" w14:textId="77777777" w:rsidR="001F09CD" w:rsidRDefault="00D44AF3">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D0AE7"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80C7E"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1CCFE5A9"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F3C99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8AB85F"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060CDBE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AA535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4D2839"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1F09CD" w14:paraId="7C12FD13" w14:textId="77777777">
        <w:trPr>
          <w:trHeight w:hRule="exact" w:val="35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D653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1CF12"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light and return the flag of result. </w:t>
            </w:r>
          </w:p>
          <w:p w14:paraId="3871AD52" w14:textId="77777777" w:rsidR="001F09CD" w:rsidRDefault="001F09CD">
            <w:pPr>
              <w:pStyle w:val="TableParagraph"/>
              <w:spacing w:line="222" w:lineRule="exact"/>
              <w:ind w:left="27"/>
              <w:rPr>
                <w:rFonts w:ascii="Times" w:eastAsia="Times New Roman" w:hAnsi="Times" w:cs="Times"/>
                <w:sz w:val="20"/>
                <w:szCs w:val="20"/>
              </w:rPr>
            </w:pPr>
          </w:p>
        </w:tc>
      </w:tr>
      <w:tr w:rsidR="001F09CD" w14:paraId="16A79EDD" w14:textId="77777777">
        <w:trPr>
          <w:trHeight w:hRule="exact" w:val="496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3BD61"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53FA0" w14:textId="77777777" w:rsidR="001F09CD" w:rsidRDefault="001F09CD">
            <w:pPr>
              <w:pStyle w:val="TableParagraph"/>
              <w:spacing w:before="6"/>
              <w:rPr>
                <w:rFonts w:ascii="Times" w:eastAsia="Times New Roman" w:hAnsi="Times" w:cs="Times"/>
                <w:sz w:val="20"/>
                <w:szCs w:val="20"/>
              </w:rPr>
            </w:pPr>
          </w:p>
          <w:p w14:paraId="7066D409" w14:textId="77777777" w:rsidR="001F09CD" w:rsidRDefault="00D44AF3">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6432" behindDoc="0" locked="0" layoutInCell="1" allowOverlap="1" wp14:anchorId="30D9D12F" wp14:editId="2F3AB96A">
                  <wp:simplePos x="0" y="0"/>
                  <wp:positionH relativeFrom="column">
                    <wp:posOffset>215265</wp:posOffset>
                  </wp:positionH>
                  <wp:positionV relativeFrom="paragraph">
                    <wp:posOffset>211455</wp:posOffset>
                  </wp:positionV>
                  <wp:extent cx="4114800" cy="252285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114800" cy="2522855"/>
                          </a:xfrm>
                          <a:prstGeom prst="rect">
                            <a:avLst/>
                          </a:prstGeom>
                          <a:noFill/>
                        </pic:spPr>
                      </pic:pic>
                    </a:graphicData>
                  </a:graphic>
                </wp:anchor>
              </w:drawing>
            </w:r>
          </w:p>
          <w:p w14:paraId="33E1414D" w14:textId="77777777" w:rsidR="001F09CD" w:rsidRDefault="001F09CD">
            <w:pPr>
              <w:pStyle w:val="TableParagraph"/>
              <w:spacing w:line="200" w:lineRule="atLeast"/>
              <w:ind w:left="373"/>
              <w:rPr>
                <w:rFonts w:ascii="Times" w:eastAsia="Times New Roman" w:hAnsi="Times" w:cs="Times"/>
                <w:sz w:val="20"/>
                <w:szCs w:val="20"/>
              </w:rPr>
            </w:pPr>
          </w:p>
          <w:p w14:paraId="6392ED54" w14:textId="77777777" w:rsidR="001F09CD" w:rsidRDefault="001F09CD">
            <w:pPr>
              <w:pStyle w:val="TableParagraph"/>
              <w:spacing w:before="6"/>
              <w:rPr>
                <w:rFonts w:ascii="Times" w:eastAsia="Times New Roman" w:hAnsi="Times" w:cs="Times"/>
                <w:sz w:val="20"/>
                <w:szCs w:val="20"/>
              </w:rPr>
            </w:pPr>
          </w:p>
        </w:tc>
      </w:tr>
      <w:tr w:rsidR="001F09CD" w14:paraId="569081E4"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86349D"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D4AF2"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50EC92"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1F159A19" w14:textId="77777777">
        <w:trPr>
          <w:trHeight w:hRule="exact" w:val="61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3F467"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3CE76" w14:textId="77777777" w:rsidR="001F09CD" w:rsidRDefault="00D44AF3">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current user has no authority to delete the light.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2463CD"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49E50BAA"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C576C5"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6A1432" w14:textId="77777777" w:rsidR="001F09CD" w:rsidRDefault="001F09CD">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959796"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1F09CD" w14:paraId="648D9265" w14:textId="77777777">
        <w:trPr>
          <w:trHeight w:hRule="exact" w:val="43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D5F1B"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3693A7" w14:textId="77777777" w:rsidR="001F09CD" w:rsidRDefault="00D44AF3">
            <w:pPr>
              <w:pStyle w:val="TableParagraph"/>
              <w:spacing w:before="112"/>
              <w:rPr>
                <w:rFonts w:ascii="Times" w:hAnsi="Times" w:cs="Times"/>
                <w:spacing w:val="-1"/>
                <w:w w:val="120"/>
                <w:sz w:val="20"/>
                <w:szCs w:val="20"/>
                <w:highlight w:val="yellow"/>
                <w:lang w:eastAsia="zh-CN"/>
              </w:rPr>
            </w:pPr>
            <w:r>
              <w:rPr>
                <w:rFonts w:ascii="Times" w:eastAsia="宋体" w:hAnsi="Times" w:cs="Times"/>
                <w:sz w:val="20"/>
                <w:szCs w:val="20"/>
                <w:lang w:eastAsia="zh-CN"/>
              </w:rPr>
              <w:t>The light that be searched does not exist.</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CB6FD2"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6352B9F2" w14:textId="77777777">
        <w:trPr>
          <w:trHeight w:hRule="exact" w:val="27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614FE"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D0281F" w14:textId="77777777" w:rsidR="001F09CD" w:rsidRDefault="001F09CD">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FEA8D"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08F61365" w14:textId="77777777" w:rsidR="001F09CD" w:rsidRDefault="001F09CD">
            <w:pPr>
              <w:spacing w:before="100" w:beforeAutospacing="1" w:after="100" w:afterAutospacing="1"/>
              <w:rPr>
                <w:rFonts w:ascii="Times" w:eastAsia="宋体" w:hAnsi="Times" w:cs="Times"/>
                <w:sz w:val="20"/>
                <w:szCs w:val="20"/>
                <w:lang w:eastAsia="zh-CN"/>
              </w:rPr>
            </w:pPr>
          </w:p>
        </w:tc>
      </w:tr>
    </w:tbl>
    <w:p w14:paraId="77B451DA" w14:textId="77777777" w:rsidR="001F09CD" w:rsidRDefault="00D44AF3">
      <w:pPr>
        <w:pStyle w:val="3"/>
      </w:pPr>
      <w:bookmarkStart w:id="206" w:name="_Toc5192594"/>
      <w:bookmarkStart w:id="207" w:name="_Toc5206152"/>
      <w:bookmarkStart w:id="208" w:name="_Toc5206302"/>
      <w:bookmarkStart w:id="209" w:name="_Toc5208509"/>
      <w:bookmarkStart w:id="210" w:name="_Toc5632233"/>
      <w:r>
        <w:t>2.6.7 Server Wants to Add New Sensors</w:t>
      </w:r>
      <w:bookmarkEnd w:id="206"/>
      <w:bookmarkEnd w:id="207"/>
      <w:bookmarkEnd w:id="208"/>
      <w:bookmarkEnd w:id="209"/>
      <w:bookmarkEnd w:id="210"/>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1F09CD" w14:paraId="26DE9EA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5095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340CDF" w14:textId="77777777" w:rsidR="001F09CD" w:rsidRDefault="00D44AF3">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sensors</w:t>
            </w:r>
          </w:p>
        </w:tc>
      </w:tr>
      <w:tr w:rsidR="001F09CD" w14:paraId="5230427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7A409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0DCB35"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999FA"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D4F10D"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50F6FCF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362D2"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2C89E" w14:textId="77777777" w:rsidR="001F09CD" w:rsidRDefault="00D44AF3">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1F09CD" w14:paraId="2E2997B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533F9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C2022"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75A58D8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EE9E8"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501E42"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sensors to the list of sensors he or she can control.</w:t>
            </w:r>
          </w:p>
        </w:tc>
      </w:tr>
      <w:tr w:rsidR="001F09CD" w14:paraId="08218A69"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34A101"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119F85"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sensor function and transmits the information about the sensors that needs to be added. The database service program adds the sensor to the sensor-list in database.</w:t>
            </w:r>
          </w:p>
        </w:tc>
      </w:tr>
      <w:tr w:rsidR="001F09CD" w14:paraId="2489115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79080"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FF3460"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15229D9C" w14:textId="77777777">
        <w:trPr>
          <w:trHeight w:hRule="exact" w:val="30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B98AA"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C8BF8"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sensor function</w:t>
            </w:r>
            <w:r>
              <w:rPr>
                <w:rFonts w:ascii="Times" w:eastAsia="宋体" w:hAnsi="Times" w:cs="Times"/>
                <w:sz w:val="20"/>
                <w:szCs w:val="20"/>
                <w:lang w:eastAsia="zh-CN"/>
              </w:rPr>
              <w:t>.</w:t>
            </w:r>
          </w:p>
        </w:tc>
      </w:tr>
      <w:tr w:rsidR="001F09CD" w14:paraId="5987747E"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052E87"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D6EE7A" w14:textId="77777777" w:rsidR="001F09CD" w:rsidRDefault="00D44AF3">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sensor book open.</w:t>
            </w:r>
          </w:p>
        </w:tc>
      </w:tr>
      <w:tr w:rsidR="001F09CD" w14:paraId="64CF9387"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8CEC20"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B661D"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991BE3"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047EC667" w14:textId="77777777">
        <w:trPr>
          <w:trHeight w:hRule="exact" w:val="5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5B8780"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69EABA"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Server calls add sensor functions, which provide the light's ID,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and type.</w:t>
            </w:r>
          </w:p>
          <w:p w14:paraId="1E5EC860"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39C672"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51EB804B"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8E1FBC"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641941"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429C808" w14:textId="77777777" w:rsidR="001F09CD" w:rsidRDefault="00D44AF3">
            <w:pPr>
              <w:rPr>
                <w:rFonts w:ascii="Times" w:hAnsi="Times" w:cs="Times"/>
                <w:sz w:val="20"/>
                <w:szCs w:val="20"/>
              </w:rPr>
            </w:pPr>
            <w:r>
              <w:rPr>
                <w:rFonts w:ascii="Times" w:eastAsia="宋体" w:hAnsi="Times" w:cs="Times"/>
                <w:sz w:val="20"/>
                <w:szCs w:val="20"/>
                <w:lang w:eastAsia="zh-CN"/>
              </w:rPr>
              <w:t>The database adds sensor information to the light table.</w:t>
            </w:r>
          </w:p>
        </w:tc>
      </w:tr>
      <w:tr w:rsidR="001F09CD" w14:paraId="170ED15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A5AF96"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4DEE60"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BEAD64"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1F09CD" w14:paraId="30778E4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819B66"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3352A6"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685CA" w14:textId="77777777" w:rsidR="001F09CD" w:rsidRDefault="00D44AF3">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6DB3962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9B88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489CC9"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7E67ABE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4F6F2"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D2572F" w14:textId="77777777" w:rsidR="001F09CD" w:rsidRDefault="00D44AF3">
            <w:pPr>
              <w:pStyle w:val="TableParagraph"/>
              <w:spacing w:line="222" w:lineRule="exact"/>
              <w:rPr>
                <w:rFonts w:ascii="Times" w:eastAsia="Times New Roman" w:hAnsi="Times" w:cs="Times"/>
                <w:sz w:val="20"/>
                <w:szCs w:val="20"/>
              </w:rPr>
            </w:pPr>
            <w:r>
              <w:rPr>
                <w:rFonts w:ascii="Times" w:hAnsi="Times" w:cs="Times"/>
                <w:w w:val="105"/>
                <w:sz w:val="20"/>
                <w:szCs w:val="20"/>
              </w:rPr>
              <w:t>Primary</w:t>
            </w:r>
          </w:p>
        </w:tc>
      </w:tr>
      <w:tr w:rsidR="001F09CD" w14:paraId="0137C2A3" w14:textId="77777777">
        <w:trPr>
          <w:trHeight w:hRule="exact" w:val="58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A59EA"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84B3C"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sensor in the sensor list. It is marked to be saved at the next save point. The sensor book is aware that it has been altered.</w:t>
            </w:r>
          </w:p>
          <w:p w14:paraId="7C8B25D8" w14:textId="77777777" w:rsidR="001F09CD" w:rsidRDefault="001F09CD">
            <w:pPr>
              <w:pStyle w:val="TableParagraph"/>
              <w:spacing w:line="222" w:lineRule="exact"/>
              <w:ind w:left="27"/>
              <w:rPr>
                <w:rFonts w:ascii="Times" w:eastAsia="Times New Roman" w:hAnsi="Times" w:cs="Times"/>
                <w:sz w:val="20"/>
                <w:szCs w:val="20"/>
              </w:rPr>
            </w:pPr>
          </w:p>
        </w:tc>
      </w:tr>
      <w:tr w:rsidR="001F09CD" w14:paraId="3045A71A" w14:textId="77777777">
        <w:trPr>
          <w:trHeight w:hRule="exact" w:val="427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2A1BC"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lastRenderedPageBreak/>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37DD1" w14:textId="77777777" w:rsidR="001F09CD" w:rsidRDefault="001F09CD">
            <w:pPr>
              <w:pStyle w:val="TableParagraph"/>
              <w:spacing w:before="6"/>
              <w:rPr>
                <w:rFonts w:ascii="Times" w:eastAsia="Times New Roman" w:hAnsi="Times" w:cs="Times"/>
                <w:sz w:val="20"/>
                <w:szCs w:val="20"/>
              </w:rPr>
            </w:pPr>
          </w:p>
          <w:p w14:paraId="61AE9C08" w14:textId="77777777" w:rsidR="001F09CD" w:rsidRDefault="001F09CD">
            <w:pPr>
              <w:pStyle w:val="TableParagraph"/>
              <w:spacing w:before="6"/>
              <w:rPr>
                <w:rFonts w:ascii="Times" w:eastAsia="Times New Roman" w:hAnsi="Times" w:cs="Times"/>
                <w:sz w:val="20"/>
                <w:szCs w:val="20"/>
              </w:rPr>
            </w:pPr>
          </w:p>
          <w:p w14:paraId="02A4C856" w14:textId="77777777" w:rsidR="001F09CD" w:rsidRDefault="00D44AF3">
            <w:pPr>
              <w:pStyle w:val="TableParagraph"/>
              <w:spacing w:line="200" w:lineRule="atLeast"/>
              <w:ind w:left="373"/>
              <w:rPr>
                <w:rFonts w:ascii="Times" w:eastAsia="Times New Roman" w:hAnsi="Times" w:cs="Times"/>
                <w:sz w:val="20"/>
                <w:szCs w:val="20"/>
              </w:rPr>
            </w:pPr>
            <w:r>
              <w:rPr>
                <w:noProof/>
                <w:lang w:eastAsia="zh-CN"/>
              </w:rPr>
              <w:drawing>
                <wp:inline distT="0" distB="0" distL="0" distR="0" wp14:anchorId="7AE7D9F7" wp14:editId="2BA1DD5B">
                  <wp:extent cx="4114800" cy="2315845"/>
                  <wp:effectExtent l="0" t="0" r="0" b="8255"/>
                  <wp:docPr id="1560933167" name="图片 156093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3167" name="图片 156093316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14800" cy="2315845"/>
                          </a:xfrm>
                          <a:prstGeom prst="rect">
                            <a:avLst/>
                          </a:prstGeom>
                        </pic:spPr>
                      </pic:pic>
                    </a:graphicData>
                  </a:graphic>
                </wp:inline>
              </w:drawing>
            </w:r>
          </w:p>
          <w:p w14:paraId="06A62E2A" w14:textId="77777777" w:rsidR="001F09CD" w:rsidRDefault="001F09CD">
            <w:pPr>
              <w:pStyle w:val="TableParagraph"/>
              <w:spacing w:before="6"/>
              <w:rPr>
                <w:rFonts w:ascii="Times" w:eastAsia="Times New Roman" w:hAnsi="Times" w:cs="Times"/>
                <w:sz w:val="20"/>
                <w:szCs w:val="20"/>
              </w:rPr>
            </w:pPr>
          </w:p>
        </w:tc>
      </w:tr>
      <w:tr w:rsidR="001F09CD" w14:paraId="2603244B"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28507F"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514B4"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1829A9"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2817159D"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941A4D"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1D9A3" w14:textId="77777777" w:rsidR="001F09CD" w:rsidRDefault="00D44AF3">
            <w:pPr>
              <w:pStyle w:val="TableParagraph"/>
              <w:spacing w:before="112"/>
              <w:rPr>
                <w:rFonts w:ascii="Times" w:hAnsi="Times" w:cs="Times"/>
                <w:spacing w:val="-1"/>
                <w:w w:val="120"/>
                <w:sz w:val="20"/>
                <w:szCs w:val="20"/>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6F7A3"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77AC316F" w14:textId="77777777">
        <w:trPr>
          <w:trHeight w:hRule="exact" w:val="729"/>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A4E302"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A57555" w14:textId="77777777" w:rsidR="001F09CD" w:rsidRDefault="001F09CD">
            <w:pPr>
              <w:pStyle w:val="TableParagraph"/>
              <w:spacing w:before="112"/>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2FACC"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sensor books he or she controls return to the initial state.</w:t>
            </w:r>
          </w:p>
        </w:tc>
      </w:tr>
    </w:tbl>
    <w:p w14:paraId="23F15A8C" w14:textId="77777777" w:rsidR="001F09CD" w:rsidRDefault="00D44AF3">
      <w:pPr>
        <w:pStyle w:val="3"/>
      </w:pPr>
      <w:bookmarkStart w:id="211" w:name="_Toc5206153"/>
      <w:bookmarkStart w:id="212" w:name="_Toc5192595"/>
      <w:bookmarkStart w:id="213" w:name="_Toc5206303"/>
      <w:bookmarkStart w:id="214" w:name="_Toc5208510"/>
      <w:bookmarkStart w:id="215" w:name="_Toc5632234"/>
      <w:r>
        <w:t>2.6.8 Server Wants to Remove Sensors from a Room</w:t>
      </w:r>
      <w:bookmarkEnd w:id="211"/>
      <w:bookmarkEnd w:id="212"/>
      <w:bookmarkEnd w:id="213"/>
      <w:bookmarkEnd w:id="214"/>
      <w:bookmarkEnd w:id="215"/>
    </w:p>
    <w:tbl>
      <w:tblPr>
        <w:tblW w:w="8640" w:type="dxa"/>
        <w:tblLayout w:type="fixed"/>
        <w:tblCellMar>
          <w:left w:w="0" w:type="dxa"/>
          <w:right w:w="0" w:type="dxa"/>
        </w:tblCellMar>
        <w:tblLook w:val="04A0" w:firstRow="1" w:lastRow="0" w:firstColumn="1" w:lastColumn="0" w:noHBand="0" w:noVBand="1"/>
      </w:tblPr>
      <w:tblGrid>
        <w:gridCol w:w="1542"/>
        <w:gridCol w:w="1542"/>
        <w:gridCol w:w="1891"/>
        <w:gridCol w:w="3665"/>
      </w:tblGrid>
      <w:tr w:rsidR="001F09CD" w14:paraId="3C199281"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B83F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3D75C" w14:textId="77777777" w:rsidR="001F09CD" w:rsidRDefault="00D44AF3">
            <w:pPr>
              <w:pStyle w:val="TableParagraph"/>
              <w:spacing w:line="222" w:lineRule="exact"/>
              <w:ind w:left="27"/>
              <w:rPr>
                <w:rFonts w:ascii="Times" w:eastAsia="Times New Roman" w:hAnsi="Times" w:cs="Times"/>
                <w:i/>
                <w:sz w:val="20"/>
                <w:szCs w:val="20"/>
              </w:rPr>
            </w:pPr>
            <w:r>
              <w:rPr>
                <w:rFonts w:ascii="Times" w:eastAsia="Times New Roman" w:hAnsi="Times" w:cs="Times"/>
                <w:bCs/>
                <w:i/>
                <w:sz w:val="20"/>
                <w:szCs w:val="20"/>
              </w:rPr>
              <w:t>Server Wants to Remove Sensors from a Room</w:t>
            </w:r>
          </w:p>
        </w:tc>
      </w:tr>
      <w:tr w:rsidR="001F09CD" w14:paraId="142BABAC"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62D8A"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DDD655"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74547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A48E8"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2122BAA2"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5B29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80FACF" w14:textId="77777777" w:rsidR="001F09CD" w:rsidRDefault="00D44AF3">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1F09CD" w14:paraId="1F909AC0"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E8DC0"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70E1BA"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14A085FF"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8D8D19"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AA74A"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would like to delete some sensors from sensor table.</w:t>
            </w:r>
          </w:p>
        </w:tc>
      </w:tr>
      <w:tr w:rsidR="001F09CD" w14:paraId="0000F37E" w14:textId="77777777">
        <w:trPr>
          <w:trHeight w:hRule="exact" w:val="73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13F62"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2971D5"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delete sensors function and transmits the information about the bulb that needs to be deleted. The database service program deletes the sensor bulb to the data.</w:t>
            </w:r>
          </w:p>
        </w:tc>
      </w:tr>
      <w:tr w:rsidR="001F09CD" w14:paraId="0536A867"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9C6A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77A2C"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4D0A3C82" w14:textId="77777777">
        <w:trPr>
          <w:trHeight w:hRule="exact" w:val="30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E736A9"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28B08F"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delete sensor function</w:t>
            </w:r>
            <w:r>
              <w:rPr>
                <w:rFonts w:ascii="Times" w:eastAsia="宋体" w:hAnsi="Times" w:cs="Times"/>
                <w:sz w:val="20"/>
                <w:szCs w:val="20"/>
                <w:lang w:eastAsia="zh-CN"/>
              </w:rPr>
              <w:t>.</w:t>
            </w:r>
          </w:p>
        </w:tc>
      </w:tr>
      <w:tr w:rsidR="001F09CD" w14:paraId="188BC144" w14:textId="77777777">
        <w:trPr>
          <w:trHeight w:hRule="exact" w:val="462"/>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C02A0F"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1A4B55"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User is an administrator; the application is open and running with a sensor book open.</w:t>
            </w:r>
          </w:p>
          <w:p w14:paraId="72C8B319" w14:textId="77777777" w:rsidR="001F09CD" w:rsidRDefault="001F09CD">
            <w:pPr>
              <w:pStyle w:val="TableParagraph"/>
              <w:spacing w:line="222" w:lineRule="exact"/>
              <w:ind w:left="27"/>
              <w:rPr>
                <w:rFonts w:ascii="Times" w:eastAsia="Times New Roman" w:hAnsi="Times" w:cs="Times"/>
                <w:sz w:val="20"/>
                <w:szCs w:val="20"/>
              </w:rPr>
            </w:pPr>
          </w:p>
        </w:tc>
      </w:tr>
      <w:tr w:rsidR="001F09CD" w14:paraId="70C03192"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8218DB"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Basic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06A84"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32572"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41AA89E6" w14:textId="77777777">
        <w:trPr>
          <w:trHeight w:hRule="exact" w:val="824"/>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3A9FDC"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1376A4"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server calls the delete sensor function, which gives the sensor ID, room ID and user ID.</w:t>
            </w:r>
          </w:p>
          <w:p w14:paraId="31BB4280"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F308EE"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3C0BAF13" w14:textId="77777777">
        <w:trPr>
          <w:trHeight w:hRule="exact" w:val="70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7904B6"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B690E3"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E114FB"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According to the user ID, database determines the current user’s attribute and judge whether he has the permission.</w:t>
            </w:r>
          </w:p>
          <w:p w14:paraId="76EEA3B8" w14:textId="77777777" w:rsidR="001F09CD" w:rsidRDefault="001F09CD">
            <w:pPr>
              <w:rPr>
                <w:rFonts w:ascii="Times" w:hAnsi="Times" w:cs="Times"/>
                <w:sz w:val="20"/>
                <w:szCs w:val="20"/>
              </w:rPr>
            </w:pPr>
          </w:p>
        </w:tc>
      </w:tr>
      <w:tr w:rsidR="001F09CD" w14:paraId="7CDC89DB" w14:textId="77777777">
        <w:trPr>
          <w:trHeight w:hRule="exact" w:val="71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482EAA"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330388"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B2EBB"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According to the sensor ID and room ID, database finds out target sensor.</w:t>
            </w:r>
          </w:p>
        </w:tc>
      </w:tr>
      <w:tr w:rsidR="001F09CD" w14:paraId="4CCDE591" w14:textId="77777777">
        <w:trPr>
          <w:trHeight w:hRule="exact" w:val="28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1932A"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978ECB"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4DE819" w14:textId="77777777" w:rsidR="001F09CD" w:rsidRDefault="00D44AF3">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Remove the target sensor.</w:t>
            </w:r>
          </w:p>
        </w:tc>
      </w:tr>
      <w:tr w:rsidR="001F09CD" w14:paraId="785C0C3F" w14:textId="77777777">
        <w:trPr>
          <w:trHeight w:hRule="exact" w:val="28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ECC764" w14:textId="77777777" w:rsidR="001F09CD" w:rsidRDefault="00D44AF3">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lastRenderedPageBreak/>
              <w:t>5</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AA0764"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EA6CC7"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Update the other table.</w:t>
            </w:r>
          </w:p>
        </w:tc>
      </w:tr>
      <w:tr w:rsidR="001F09CD" w14:paraId="0F6D9A47" w14:textId="77777777">
        <w:trPr>
          <w:trHeight w:hRule="exact" w:val="279"/>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4EB3C3" w14:textId="77777777" w:rsidR="001F09CD" w:rsidRDefault="00D44AF3">
            <w:pPr>
              <w:pStyle w:val="TableParagraph"/>
              <w:spacing w:line="222" w:lineRule="exact"/>
              <w:ind w:right="25"/>
              <w:jc w:val="right"/>
              <w:rPr>
                <w:rFonts w:ascii="Times" w:eastAsia="宋体" w:hAnsi="Times" w:cs="Times"/>
                <w:w w:val="110"/>
                <w:sz w:val="20"/>
                <w:szCs w:val="20"/>
                <w:lang w:eastAsia="zh-CN"/>
              </w:rPr>
            </w:pPr>
            <w:r>
              <w:rPr>
                <w:rFonts w:ascii="Times" w:eastAsia="宋体" w:hAnsi="Times" w:cs="Times"/>
                <w:w w:val="110"/>
                <w:sz w:val="20"/>
                <w:szCs w:val="20"/>
                <w:lang w:eastAsia="zh-CN"/>
              </w:rPr>
              <w:t>6</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328D1" w14:textId="77777777" w:rsidR="001F09CD" w:rsidRDefault="001F09CD">
            <w:pPr>
              <w:pStyle w:val="TableParagraph"/>
              <w:spacing w:line="222" w:lineRule="exact"/>
              <w:ind w:left="27"/>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519FD6"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36BC25B6"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45ED8"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7887E"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766C5B6A" w14:textId="77777777">
        <w:trPr>
          <w:trHeight w:hRule="exact" w:val="246"/>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FF8C15"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E011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1F09CD" w14:paraId="16344D81" w14:textId="77777777">
        <w:trPr>
          <w:trHeight w:hRule="exact" w:val="355"/>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FBFB1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BF4A0"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database removes the target sensor and return the flag of result. </w:t>
            </w:r>
          </w:p>
          <w:p w14:paraId="7744671A" w14:textId="77777777" w:rsidR="001F09CD" w:rsidRDefault="001F09CD">
            <w:pPr>
              <w:pStyle w:val="TableParagraph"/>
              <w:spacing w:line="222" w:lineRule="exact"/>
              <w:ind w:left="27"/>
              <w:rPr>
                <w:rFonts w:ascii="Times" w:eastAsia="Times New Roman" w:hAnsi="Times" w:cs="Times"/>
                <w:sz w:val="20"/>
                <w:szCs w:val="20"/>
              </w:rPr>
            </w:pPr>
          </w:p>
        </w:tc>
      </w:tr>
      <w:tr w:rsidR="001F09CD" w14:paraId="48C7C037" w14:textId="77777777">
        <w:trPr>
          <w:trHeight w:hRule="exact" w:val="496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E077B"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1EDAC" w14:textId="77777777" w:rsidR="001F09CD" w:rsidRDefault="00D44AF3">
            <w:pPr>
              <w:pStyle w:val="TableParagraph"/>
              <w:spacing w:line="200" w:lineRule="atLeast"/>
              <w:rPr>
                <w:rFonts w:ascii="Times" w:eastAsia="Times New Roman" w:hAnsi="Times" w:cs="Times"/>
                <w:sz w:val="20"/>
                <w:szCs w:val="20"/>
              </w:rPr>
            </w:pPr>
            <w:r>
              <w:rPr>
                <w:noProof/>
                <w:lang w:eastAsia="zh-CN"/>
              </w:rPr>
              <w:drawing>
                <wp:inline distT="0" distB="0" distL="0" distR="0" wp14:anchorId="7BB5B303" wp14:editId="04A17AD2">
                  <wp:extent cx="4114800" cy="2617470"/>
                  <wp:effectExtent l="0" t="0" r="0" b="0"/>
                  <wp:docPr id="277764566" name="图片 2777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566" name="图片 27776456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114800" cy="2617470"/>
                          </a:xfrm>
                          <a:prstGeom prst="rect">
                            <a:avLst/>
                          </a:prstGeom>
                        </pic:spPr>
                      </pic:pic>
                    </a:graphicData>
                  </a:graphic>
                </wp:inline>
              </w:drawing>
            </w:r>
          </w:p>
        </w:tc>
      </w:tr>
      <w:tr w:rsidR="001F09CD" w14:paraId="64A06668" w14:textId="77777777">
        <w:trPr>
          <w:trHeight w:hRule="exact" w:val="398"/>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5EAED"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263FB"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284E1"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7444CEE4" w14:textId="77777777">
        <w:trPr>
          <w:trHeight w:hRule="exact" w:val="620"/>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85863C" w14:textId="77777777" w:rsidR="001F09CD" w:rsidRDefault="00D44AF3">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7B9F90" w14:textId="77777777" w:rsidR="001F09CD" w:rsidRDefault="00D44AF3">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current user has no authority to delete the sensor.</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52337"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23DEE768"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C1FFD6" w14:textId="77777777" w:rsidR="001F09CD" w:rsidRDefault="00D44AF3">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1</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8063B9" w14:textId="77777777" w:rsidR="001F09CD" w:rsidRDefault="001F09CD">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7E85C7"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 permission.</w:t>
            </w:r>
          </w:p>
        </w:tc>
      </w:tr>
      <w:tr w:rsidR="001F09CD" w14:paraId="0445AC73" w14:textId="77777777">
        <w:trPr>
          <w:trHeight w:hRule="exact" w:val="571"/>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03887" w14:textId="77777777" w:rsidR="001F09CD" w:rsidRDefault="00D44AF3">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57247" w14:textId="77777777" w:rsidR="001F09CD" w:rsidRDefault="00D44AF3">
            <w:pPr>
              <w:pStyle w:val="TableParagraph"/>
              <w:spacing w:before="112"/>
              <w:jc w:val="both"/>
              <w:rPr>
                <w:rFonts w:ascii="Times" w:eastAsia="宋体" w:hAnsi="Times" w:cs="Times"/>
                <w:sz w:val="20"/>
                <w:szCs w:val="20"/>
                <w:highlight w:val="yellow"/>
                <w:lang w:eastAsia="zh-CN"/>
              </w:rPr>
            </w:pPr>
            <w:r>
              <w:rPr>
                <w:rFonts w:ascii="Times" w:eastAsia="宋体" w:hAnsi="Times" w:cs="Times"/>
                <w:sz w:val="20"/>
                <w:szCs w:val="20"/>
                <w:lang w:eastAsia="zh-CN"/>
              </w:rPr>
              <w:t>The sensor that be searched does not exist.</w:t>
            </w: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DE276"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338AE64D" w14:textId="77777777">
        <w:trPr>
          <w:trHeight w:hRule="exact" w:val="417"/>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57A9C" w14:textId="77777777" w:rsidR="001F09CD" w:rsidRDefault="00D44AF3">
            <w:pPr>
              <w:pStyle w:val="TableParagraph"/>
              <w:spacing w:before="27"/>
              <w:ind w:left="27" w:firstLineChars="550" w:firstLine="1100"/>
              <w:rPr>
                <w:rFonts w:ascii="Times" w:eastAsia="宋体" w:hAnsi="Times" w:cs="Times"/>
                <w:sz w:val="20"/>
                <w:szCs w:val="20"/>
                <w:lang w:eastAsia="zh-CN"/>
              </w:rPr>
            </w:pPr>
            <w:r>
              <w:rPr>
                <w:rFonts w:ascii="Times" w:eastAsia="宋体" w:hAnsi="Times" w:cs="Times"/>
                <w:sz w:val="20"/>
                <w:szCs w:val="20"/>
                <w:lang w:eastAsia="zh-CN"/>
              </w:rPr>
              <w:t>2</w:t>
            </w:r>
          </w:p>
        </w:tc>
        <w:tc>
          <w:tcPr>
            <w:tcW w:w="343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6DB3C7" w14:textId="77777777" w:rsidR="001F09CD" w:rsidRDefault="001F09CD">
            <w:pPr>
              <w:pStyle w:val="TableParagraph"/>
              <w:spacing w:before="112"/>
              <w:jc w:val="both"/>
              <w:rPr>
                <w:rFonts w:ascii="Times" w:eastAsia="宋体" w:hAnsi="Times" w:cs="Times"/>
                <w:sz w:val="20"/>
                <w:szCs w:val="20"/>
                <w:lang w:eastAsia="zh-CN"/>
              </w:rPr>
            </w:pPr>
          </w:p>
        </w:tc>
        <w:tc>
          <w:tcPr>
            <w:tcW w:w="36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968B93"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Return the flag of not exist.</w:t>
            </w:r>
          </w:p>
          <w:p w14:paraId="2875354F" w14:textId="77777777" w:rsidR="001F09CD" w:rsidRDefault="001F09CD">
            <w:pPr>
              <w:spacing w:before="100" w:beforeAutospacing="1" w:after="100" w:afterAutospacing="1"/>
              <w:rPr>
                <w:rFonts w:ascii="Times" w:eastAsia="宋体" w:hAnsi="Times" w:cs="Times"/>
                <w:sz w:val="20"/>
                <w:szCs w:val="20"/>
                <w:lang w:eastAsia="zh-CN"/>
              </w:rPr>
            </w:pPr>
          </w:p>
        </w:tc>
      </w:tr>
    </w:tbl>
    <w:p w14:paraId="72B1E033" w14:textId="77777777" w:rsidR="001F09CD" w:rsidRDefault="00D44AF3">
      <w:pPr>
        <w:pStyle w:val="3"/>
      </w:pPr>
      <w:bookmarkStart w:id="216" w:name="_Toc5206154"/>
      <w:bookmarkStart w:id="217" w:name="_Toc5192596"/>
      <w:bookmarkStart w:id="218" w:name="_Toc5206304"/>
      <w:bookmarkStart w:id="219" w:name="_Toc5208511"/>
      <w:bookmarkStart w:id="220" w:name="_Toc5632235"/>
      <w:r>
        <w:t>2.6.9 Server Wants to Add New Rooms</w:t>
      </w:r>
      <w:bookmarkEnd w:id="216"/>
      <w:bookmarkEnd w:id="217"/>
      <w:bookmarkEnd w:id="218"/>
      <w:bookmarkEnd w:id="219"/>
      <w:bookmarkEnd w:id="220"/>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878"/>
        <w:gridCol w:w="3678"/>
      </w:tblGrid>
      <w:tr w:rsidR="001F09CD" w14:paraId="1FF6B4E3"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308A1"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20"/>
                <w:sz w:val="20"/>
                <w:szCs w:val="20"/>
              </w:rPr>
              <w:t>U</w:t>
            </w:r>
            <w:r>
              <w:rPr>
                <w:rFonts w:ascii="Times" w:hAnsi="Times" w:cs="Times"/>
                <w:spacing w:val="-1"/>
                <w:w w:val="120"/>
                <w:sz w:val="20"/>
                <w:szCs w:val="20"/>
              </w:rPr>
              <w:t>se</w:t>
            </w:r>
            <w:r>
              <w:rPr>
                <w:rFonts w:ascii="Times" w:hAnsi="Times" w:cs="Times"/>
                <w:spacing w:val="-6"/>
                <w:w w:val="120"/>
                <w:sz w:val="20"/>
                <w:szCs w:val="20"/>
              </w:rPr>
              <w:t xml:space="preserve"> </w:t>
            </w:r>
            <w:r>
              <w:rPr>
                <w:rFonts w:ascii="Times" w:hAnsi="Times" w:cs="Times"/>
                <w:spacing w:val="-2"/>
                <w:w w:val="120"/>
                <w:sz w:val="20"/>
                <w:szCs w:val="20"/>
              </w:rPr>
              <w:t>C</w:t>
            </w:r>
            <w:r>
              <w:rPr>
                <w:rFonts w:ascii="Times" w:hAnsi="Times" w:cs="Times"/>
                <w:spacing w:val="-1"/>
                <w:w w:val="120"/>
                <w:sz w:val="20"/>
                <w:szCs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9EC4F6" w14:textId="77777777" w:rsidR="001F09CD" w:rsidRDefault="00D44AF3">
            <w:pPr>
              <w:pStyle w:val="TableParagraph"/>
              <w:spacing w:line="222" w:lineRule="exact"/>
              <w:ind w:left="27"/>
              <w:rPr>
                <w:rFonts w:ascii="Times" w:eastAsia="Times New Roman" w:hAnsi="Times" w:cs="Times"/>
                <w:i/>
                <w:sz w:val="20"/>
                <w:szCs w:val="20"/>
              </w:rPr>
            </w:pPr>
            <w:r>
              <w:rPr>
                <w:rFonts w:ascii="Times" w:hAnsi="Times" w:cs="Times"/>
                <w:i/>
                <w:w w:val="110"/>
                <w:sz w:val="20"/>
                <w:szCs w:val="20"/>
              </w:rPr>
              <w:t xml:space="preserve">Server Wants to </w:t>
            </w:r>
            <w:r>
              <w:rPr>
                <w:rFonts w:ascii="Times" w:hAnsi="Times" w:cs="Times"/>
                <w:i/>
                <w:w w:val="110"/>
                <w:sz w:val="20"/>
                <w:szCs w:val="20"/>
                <w:lang w:eastAsia="zh-CN"/>
              </w:rPr>
              <w:t>add</w:t>
            </w:r>
            <w:r>
              <w:rPr>
                <w:rFonts w:ascii="Times" w:hAnsi="Times" w:cs="Times"/>
                <w:i/>
                <w:w w:val="110"/>
                <w:sz w:val="20"/>
                <w:szCs w:val="20"/>
              </w:rPr>
              <w:t xml:space="preserve"> new rooms</w:t>
            </w:r>
          </w:p>
        </w:tc>
      </w:tr>
      <w:tr w:rsidR="001F09CD" w14:paraId="07A313E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861FB0"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V</w:t>
            </w:r>
            <w:r>
              <w:rPr>
                <w:rFonts w:ascii="Times" w:hAnsi="Times" w:cs="Times"/>
                <w:spacing w:val="-1"/>
                <w:w w:val="115"/>
                <w:sz w:val="20"/>
                <w:szCs w:val="20"/>
              </w:rPr>
              <w:t>ers</w:t>
            </w:r>
            <w:r>
              <w:rPr>
                <w:rFonts w:ascii="Times" w:hAnsi="Times" w:cs="Times"/>
                <w:spacing w:val="-2"/>
                <w:w w:val="115"/>
                <w:sz w:val="20"/>
                <w:szCs w:val="20"/>
              </w:rPr>
              <w:t>i</w:t>
            </w:r>
            <w:r>
              <w:rPr>
                <w:rFonts w:ascii="Times" w:hAnsi="Times" w:cs="Times"/>
                <w:spacing w:val="-1"/>
                <w:w w:val="115"/>
                <w:sz w:val="20"/>
                <w:szCs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7A8EC2"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eastAsia="宋体" w:hAnsi="Times" w:cs="Times"/>
                <w:sz w:val="20"/>
                <w:szCs w:val="20"/>
                <w:lang w:eastAsia="zh-CN"/>
              </w:rPr>
              <w:t>1.0</w:t>
            </w:r>
          </w:p>
        </w:tc>
        <w:tc>
          <w:tcPr>
            <w:tcW w:w="18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390ED"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Cre</w:t>
            </w:r>
            <w:r>
              <w:rPr>
                <w:rFonts w:ascii="Times" w:eastAsia="宋体" w:hAnsi="Times" w:cs="Times"/>
                <w:w w:val="120"/>
                <w:sz w:val="20"/>
                <w:szCs w:val="20"/>
                <w:lang w:eastAsia="zh-CN"/>
              </w:rPr>
              <w:t>a</w:t>
            </w:r>
            <w:r>
              <w:rPr>
                <w:rFonts w:ascii="Times" w:hAnsi="Times" w:cs="Times"/>
                <w:w w:val="120"/>
                <w:sz w:val="20"/>
                <w:szCs w:val="20"/>
              </w:rPr>
              <w:t>ted</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9BB608" w14:textId="77777777" w:rsidR="001F09CD" w:rsidRDefault="00D44AF3">
            <w:pPr>
              <w:pStyle w:val="TableParagraph"/>
              <w:spacing w:line="222" w:lineRule="exact"/>
              <w:ind w:right="26"/>
              <w:jc w:val="right"/>
              <w:rPr>
                <w:rFonts w:ascii="Times" w:eastAsia="Times New Roman" w:hAnsi="Times" w:cs="Times"/>
                <w:i/>
                <w:sz w:val="20"/>
                <w:szCs w:val="20"/>
              </w:rPr>
            </w:pPr>
            <w:r>
              <w:rPr>
                <w:rFonts w:ascii="Times" w:eastAsia="宋体" w:hAnsi="Times" w:cs="Times"/>
                <w:i/>
                <w:spacing w:val="-1"/>
                <w:w w:val="105"/>
                <w:sz w:val="20"/>
                <w:szCs w:val="20"/>
                <w:lang w:eastAsia="zh-CN"/>
              </w:rPr>
              <w:t>4-1-19</w:t>
            </w:r>
          </w:p>
        </w:tc>
      </w:tr>
      <w:tr w:rsidR="001F09CD" w14:paraId="3743BB7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3EFA81"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2"/>
                <w:w w:val="115"/>
                <w:sz w:val="20"/>
                <w:szCs w:val="20"/>
              </w:rPr>
              <w:t>A</w:t>
            </w:r>
            <w:r>
              <w:rPr>
                <w:rFonts w:ascii="Times" w:hAnsi="Times" w:cs="Times"/>
                <w:spacing w:val="-1"/>
                <w:w w:val="115"/>
                <w:sz w:val="20"/>
                <w:szCs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CF731" w14:textId="77777777" w:rsidR="001F09CD" w:rsidRDefault="00D44AF3">
            <w:pPr>
              <w:pStyle w:val="TableParagraph"/>
              <w:spacing w:line="222" w:lineRule="exact"/>
              <w:rPr>
                <w:rFonts w:ascii="Times" w:eastAsia="宋体" w:hAnsi="Times" w:cs="Times"/>
                <w:sz w:val="20"/>
                <w:szCs w:val="20"/>
                <w:lang w:eastAsia="zh-CN"/>
              </w:rPr>
            </w:pPr>
            <w:proofErr w:type="spellStart"/>
            <w:r>
              <w:rPr>
                <w:rFonts w:ascii="Times" w:eastAsia="宋体" w:hAnsi="Times" w:cs="Times"/>
                <w:sz w:val="20"/>
                <w:szCs w:val="20"/>
                <w:lang w:eastAsia="zh-CN"/>
              </w:rPr>
              <w:t>Shijie</w:t>
            </w:r>
            <w:proofErr w:type="spellEnd"/>
            <w:r>
              <w:rPr>
                <w:rFonts w:ascii="Times" w:eastAsia="宋体" w:hAnsi="Times" w:cs="Times"/>
                <w:sz w:val="20"/>
                <w:szCs w:val="20"/>
                <w:lang w:eastAsia="zh-CN"/>
              </w:rPr>
              <w:t xml:space="preserve"> Wen, </w:t>
            </w:r>
            <w:proofErr w:type="spellStart"/>
            <w:r>
              <w:rPr>
                <w:rFonts w:ascii="Times" w:eastAsia="宋体" w:hAnsi="Times" w:cs="Times"/>
                <w:sz w:val="20"/>
                <w:szCs w:val="20"/>
                <w:lang w:eastAsia="zh-CN"/>
              </w:rPr>
              <w:t>Yuru</w:t>
            </w:r>
            <w:proofErr w:type="spellEnd"/>
            <w:r>
              <w:rPr>
                <w:rFonts w:ascii="Times" w:eastAsia="宋体" w:hAnsi="Times" w:cs="Times"/>
                <w:sz w:val="20"/>
                <w:szCs w:val="20"/>
                <w:lang w:eastAsia="zh-CN"/>
              </w:rPr>
              <w:t xml:space="preserve"> Wang</w:t>
            </w:r>
          </w:p>
        </w:tc>
      </w:tr>
      <w:tr w:rsidR="001F09CD" w14:paraId="42FF75C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C7617"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Sou</w:t>
            </w:r>
            <w:r>
              <w:rPr>
                <w:rFonts w:ascii="Times" w:hAnsi="Times" w:cs="Times"/>
                <w:spacing w:val="-2"/>
                <w:w w:val="120"/>
                <w:sz w:val="20"/>
                <w:szCs w:val="20"/>
              </w:rPr>
              <w:t>r</w:t>
            </w:r>
            <w:r>
              <w:rPr>
                <w:rFonts w:ascii="Times" w:hAnsi="Times" w:cs="Times"/>
                <w:spacing w:val="-1"/>
                <w:w w:val="120"/>
                <w:sz w:val="20"/>
                <w:szCs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B155E"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Customer</w:t>
            </w:r>
          </w:p>
        </w:tc>
      </w:tr>
      <w:tr w:rsidR="001F09CD" w14:paraId="7DC1FEEF"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569A87"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30635" w14:textId="77777777" w:rsidR="001F09CD" w:rsidRDefault="00D44AF3">
            <w:pPr>
              <w:pStyle w:val="TableParagraph"/>
              <w:spacing w:line="222" w:lineRule="exact"/>
              <w:rPr>
                <w:rFonts w:ascii="Times" w:eastAsia="Times New Roman" w:hAnsi="Times" w:cs="Times"/>
                <w:i/>
                <w:sz w:val="20"/>
                <w:szCs w:val="20"/>
              </w:rPr>
            </w:pPr>
            <w:r>
              <w:rPr>
                <w:rFonts w:ascii="Times" w:eastAsia="宋体" w:hAnsi="Times" w:cs="Times"/>
                <w:sz w:val="20"/>
                <w:szCs w:val="20"/>
                <w:lang w:eastAsia="zh-CN"/>
              </w:rPr>
              <w:t>The server wants to add new rooms to the list of rooms he or she can control.</w:t>
            </w:r>
          </w:p>
        </w:tc>
      </w:tr>
      <w:tr w:rsidR="001F09CD" w14:paraId="459A48E2" w14:textId="77777777">
        <w:trPr>
          <w:trHeight w:hRule="exact" w:val="77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E154E"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15"/>
                <w:sz w:val="20"/>
                <w:szCs w:val="20"/>
              </w:rPr>
              <w:t>Summa</w:t>
            </w:r>
            <w:r>
              <w:rPr>
                <w:rFonts w:ascii="Times" w:hAnsi="Times" w:cs="Times"/>
                <w:spacing w:val="-2"/>
                <w:w w:val="115"/>
                <w:sz w:val="20"/>
                <w:szCs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41C31"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The server calls the add room function and transmits the information about the rooms that needs to be added. The database service program adds the room to the room-list in database.</w:t>
            </w:r>
          </w:p>
        </w:tc>
      </w:tr>
      <w:tr w:rsidR="001F09CD" w14:paraId="17F267A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EAF213"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3"/>
                <w:w w:val="120"/>
                <w:sz w:val="20"/>
                <w:szCs w:val="20"/>
              </w:rPr>
              <w:t>A</w:t>
            </w:r>
            <w:r>
              <w:rPr>
                <w:rFonts w:ascii="Times" w:hAnsi="Times" w:cs="Times"/>
                <w:spacing w:val="-2"/>
                <w:w w:val="120"/>
                <w:sz w:val="20"/>
                <w:szCs w:val="20"/>
              </w:rPr>
              <w:t>cto</w:t>
            </w:r>
            <w:r>
              <w:rPr>
                <w:rFonts w:ascii="Times" w:hAnsi="Times" w:cs="Times"/>
                <w:spacing w:val="-3"/>
                <w:w w:val="120"/>
                <w:sz w:val="20"/>
                <w:szCs w:val="20"/>
              </w:rPr>
              <w:t>r</w:t>
            </w:r>
            <w:r>
              <w:rPr>
                <w:rFonts w:ascii="Times" w:hAnsi="Times" w:cs="Times"/>
                <w:spacing w:val="-2"/>
                <w:w w:val="120"/>
                <w:sz w:val="20"/>
                <w:szCs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592ED" w14:textId="77777777" w:rsidR="001F09CD" w:rsidRDefault="00D44AF3">
            <w:pPr>
              <w:pStyle w:val="TableParagraph"/>
              <w:spacing w:line="222" w:lineRule="exact"/>
              <w:rPr>
                <w:rFonts w:ascii="Times" w:eastAsia="宋体" w:hAnsi="Times" w:cs="Times"/>
                <w:sz w:val="20"/>
                <w:szCs w:val="20"/>
                <w:lang w:eastAsia="zh-CN"/>
              </w:rPr>
            </w:pPr>
            <w:r>
              <w:rPr>
                <w:rFonts w:ascii="Times" w:eastAsia="宋体" w:hAnsi="Times" w:cs="Times"/>
                <w:sz w:val="20"/>
                <w:szCs w:val="20"/>
                <w:lang w:eastAsia="zh-CN"/>
              </w:rPr>
              <w:t>Server</w:t>
            </w:r>
          </w:p>
        </w:tc>
      </w:tr>
      <w:tr w:rsidR="001F09CD" w14:paraId="0CBB827B" w14:textId="77777777">
        <w:trPr>
          <w:trHeight w:hRule="exact" w:val="30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7EB460" w14:textId="77777777" w:rsidR="001F09CD" w:rsidRDefault="00D44AF3">
            <w:pPr>
              <w:pStyle w:val="TableParagraph"/>
              <w:spacing w:line="222" w:lineRule="exact"/>
              <w:ind w:left="27"/>
              <w:rPr>
                <w:rFonts w:ascii="Times" w:hAnsi="Times" w:cs="Times"/>
                <w:spacing w:val="-3"/>
                <w:w w:val="120"/>
                <w:sz w:val="20"/>
                <w:szCs w:val="20"/>
              </w:rPr>
            </w:pPr>
            <w:r>
              <w:rPr>
                <w:rFonts w:ascii="Times" w:hAnsi="Times" w:cs="Times"/>
                <w:spacing w:val="-3"/>
                <w:w w:val="120"/>
                <w:sz w:val="20"/>
                <w:szCs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AB0C0" w14:textId="77777777" w:rsidR="001F09CD" w:rsidRDefault="00D44AF3">
            <w:pPr>
              <w:pStyle w:val="TableParagraph"/>
              <w:spacing w:line="222" w:lineRule="exact"/>
              <w:rPr>
                <w:rFonts w:ascii="Times" w:eastAsia="Times New Roman" w:hAnsi="Times" w:cs="Times"/>
                <w:i/>
                <w:sz w:val="20"/>
                <w:szCs w:val="20"/>
              </w:rPr>
            </w:pPr>
            <w:r>
              <w:rPr>
                <w:rFonts w:ascii="Times" w:eastAsia="Times New Roman" w:hAnsi="Times" w:cs="Times"/>
                <w:sz w:val="20"/>
                <w:szCs w:val="20"/>
              </w:rPr>
              <w:t>The server calls the add room function</w:t>
            </w:r>
            <w:r>
              <w:rPr>
                <w:rFonts w:ascii="Times" w:eastAsia="宋体" w:hAnsi="Times" w:cs="Times"/>
                <w:sz w:val="20"/>
                <w:szCs w:val="20"/>
                <w:lang w:eastAsia="zh-CN"/>
              </w:rPr>
              <w:t>.</w:t>
            </w:r>
          </w:p>
        </w:tc>
      </w:tr>
      <w:tr w:rsidR="001F09CD" w14:paraId="4A4F2E11" w14:textId="77777777">
        <w:trPr>
          <w:trHeight w:hRule="exact" w:val="3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95C2A"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spacing w:val="-1"/>
                <w:w w:val="120"/>
                <w:sz w:val="20"/>
                <w:szCs w:val="20"/>
              </w:rPr>
              <w:t>P</w:t>
            </w:r>
            <w:r>
              <w:rPr>
                <w:rFonts w:ascii="Times" w:hAnsi="Times" w:cs="Times"/>
                <w:spacing w:val="-2"/>
                <w:w w:val="120"/>
                <w:sz w:val="20"/>
                <w:szCs w:val="20"/>
              </w:rPr>
              <w:t>r</w:t>
            </w:r>
            <w:r>
              <w:rPr>
                <w:rFonts w:ascii="Times" w:hAnsi="Times" w:cs="Times"/>
                <w:spacing w:val="-1"/>
                <w:w w:val="120"/>
                <w:sz w:val="20"/>
                <w:szCs w:val="20"/>
              </w:rPr>
              <w:t>econd</w:t>
            </w:r>
            <w:r>
              <w:rPr>
                <w:rFonts w:ascii="Times" w:hAnsi="Times" w:cs="Times"/>
                <w:spacing w:val="-2"/>
                <w:w w:val="120"/>
                <w:sz w:val="20"/>
                <w:szCs w:val="20"/>
              </w:rPr>
              <w:t>i</w:t>
            </w:r>
            <w:r>
              <w:rPr>
                <w:rFonts w:ascii="Times" w:hAnsi="Times" w:cs="Times"/>
                <w:spacing w:val="-1"/>
                <w:w w:val="120"/>
                <w:sz w:val="20"/>
                <w:szCs w:val="20"/>
              </w:rPr>
              <w:t>t</w:t>
            </w:r>
            <w:r>
              <w:rPr>
                <w:rFonts w:ascii="Times" w:hAnsi="Times" w:cs="Times"/>
                <w:spacing w:val="-2"/>
                <w:w w:val="120"/>
                <w:sz w:val="20"/>
                <w:szCs w:val="20"/>
              </w:rPr>
              <w:t>i</w:t>
            </w:r>
            <w:r>
              <w:rPr>
                <w:rFonts w:ascii="Times" w:hAnsi="Times" w:cs="Times"/>
                <w:spacing w:val="-1"/>
                <w:w w:val="120"/>
                <w:sz w:val="20"/>
                <w:szCs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A16292" w14:textId="77777777" w:rsidR="001F09CD" w:rsidRDefault="00D44AF3">
            <w:pPr>
              <w:spacing w:before="100" w:beforeAutospacing="1" w:after="100" w:afterAutospacing="1"/>
              <w:rPr>
                <w:rFonts w:ascii="Times" w:eastAsia="Times New Roman" w:hAnsi="Times" w:cs="Times"/>
                <w:sz w:val="20"/>
                <w:szCs w:val="20"/>
              </w:rPr>
            </w:pPr>
            <w:r>
              <w:rPr>
                <w:rFonts w:ascii="Times" w:eastAsia="宋体" w:hAnsi="Times" w:cs="Times"/>
                <w:sz w:val="20"/>
                <w:szCs w:val="20"/>
                <w:lang w:eastAsia="zh-CN"/>
              </w:rPr>
              <w:t>User is an administrator; the application is open and running with a room book open.</w:t>
            </w:r>
          </w:p>
        </w:tc>
      </w:tr>
      <w:tr w:rsidR="001F09CD" w14:paraId="5980A185"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71067"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lastRenderedPageBreak/>
              <w:t>Basic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2D16A2" w14:textId="77777777" w:rsidR="001F09CD" w:rsidRDefault="00D44AF3">
            <w:pPr>
              <w:pStyle w:val="TableParagraph"/>
              <w:spacing w:before="112"/>
              <w:jc w:val="center"/>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CA2F2D"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4649F983" w14:textId="77777777">
        <w:trPr>
          <w:trHeight w:hRule="exact" w:val="78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C152CB"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9209AB"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 xml:space="preserve">The server call adds the room function, which provides the </w:t>
            </w:r>
            <w:proofErr w:type="spellStart"/>
            <w:r>
              <w:rPr>
                <w:rFonts w:ascii="Times" w:eastAsia="宋体" w:hAnsi="Times" w:cs="Times"/>
                <w:sz w:val="20"/>
                <w:szCs w:val="20"/>
                <w:lang w:eastAsia="zh-CN"/>
              </w:rPr>
              <w:t>roomID</w:t>
            </w:r>
            <w:proofErr w:type="spellEnd"/>
            <w:r>
              <w:rPr>
                <w:rFonts w:ascii="Times" w:eastAsia="宋体" w:hAnsi="Times" w:cs="Times"/>
                <w:sz w:val="20"/>
                <w:szCs w:val="20"/>
                <w:lang w:eastAsia="zh-CN"/>
              </w:rPr>
              <w:t xml:space="preserve">, </w:t>
            </w:r>
            <w:proofErr w:type="spellStart"/>
            <w:r>
              <w:rPr>
                <w:rFonts w:ascii="Times" w:eastAsia="宋体" w:hAnsi="Times" w:cs="Times"/>
                <w:sz w:val="20"/>
                <w:szCs w:val="20"/>
                <w:lang w:eastAsia="zh-CN"/>
              </w:rPr>
              <w:t>Lightnum</w:t>
            </w:r>
            <w:proofErr w:type="spellEnd"/>
            <w:r>
              <w:rPr>
                <w:rFonts w:ascii="Times" w:eastAsia="宋体" w:hAnsi="Times" w:cs="Times"/>
                <w:sz w:val="20"/>
                <w:szCs w:val="20"/>
                <w:lang w:eastAsia="zh-CN"/>
              </w:rPr>
              <w:t xml:space="preserve">, and </w:t>
            </w:r>
            <w:proofErr w:type="spellStart"/>
            <w:r>
              <w:rPr>
                <w:rFonts w:ascii="Times" w:eastAsia="宋体" w:hAnsi="Times" w:cs="Times"/>
                <w:sz w:val="20"/>
                <w:szCs w:val="20"/>
                <w:lang w:eastAsia="zh-CN"/>
              </w:rPr>
              <w:t>Sensornum</w:t>
            </w:r>
            <w:proofErr w:type="spellEnd"/>
            <w:r>
              <w:rPr>
                <w:rFonts w:ascii="Times" w:eastAsia="宋体" w:hAnsi="Times" w:cs="Times"/>
                <w:sz w:val="20"/>
                <w:szCs w:val="20"/>
                <w:lang w:eastAsia="zh-CN"/>
              </w:rPr>
              <w:t>.</w:t>
            </w:r>
          </w:p>
          <w:p w14:paraId="4A89A961"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33DA4A"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688837BB" w14:textId="77777777">
        <w:trPr>
          <w:trHeight w:hRule="exact" w:val="293"/>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F5EC03"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2</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6BE543"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4721B1"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database adds the room information to the room table.</w:t>
            </w:r>
          </w:p>
          <w:p w14:paraId="24E461CA" w14:textId="77777777" w:rsidR="001F09CD" w:rsidRDefault="001F09CD">
            <w:pPr>
              <w:rPr>
                <w:rFonts w:ascii="Times" w:hAnsi="Times" w:cs="Times"/>
                <w:sz w:val="20"/>
                <w:szCs w:val="20"/>
              </w:rPr>
            </w:pPr>
          </w:p>
        </w:tc>
      </w:tr>
      <w:tr w:rsidR="001F09CD" w14:paraId="3468D38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CEE75C" w14:textId="77777777" w:rsidR="001F09CD" w:rsidRDefault="00D44AF3">
            <w:pPr>
              <w:pStyle w:val="TableParagraph"/>
              <w:spacing w:line="222" w:lineRule="exact"/>
              <w:ind w:right="25"/>
              <w:jc w:val="right"/>
              <w:rPr>
                <w:rFonts w:ascii="Times" w:eastAsia="Times New Roman" w:hAnsi="Times" w:cs="Times"/>
                <w:sz w:val="20"/>
                <w:szCs w:val="20"/>
              </w:rPr>
            </w:pPr>
            <w:r>
              <w:rPr>
                <w:rFonts w:ascii="Times" w:hAnsi="Times" w:cs="Times"/>
                <w:w w:val="110"/>
                <w:sz w:val="20"/>
                <w:szCs w:val="20"/>
              </w:rPr>
              <w:t>3</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8E99E0"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B1FDF7" w14:textId="77777777" w:rsidR="001F09CD" w:rsidRDefault="00D44AF3">
            <w:pPr>
              <w:pStyle w:val="TableParagraph"/>
              <w:spacing w:line="222" w:lineRule="exact"/>
              <w:ind w:left="27"/>
              <w:rPr>
                <w:rFonts w:ascii="Times" w:eastAsia="Times New Roman" w:hAnsi="Times" w:cs="Times"/>
                <w:sz w:val="20"/>
                <w:szCs w:val="20"/>
              </w:rPr>
            </w:pPr>
            <w:r>
              <w:rPr>
                <w:rFonts w:ascii="Times" w:eastAsia="宋体" w:hAnsi="Times" w:cs="Times"/>
                <w:sz w:val="20"/>
                <w:szCs w:val="20"/>
                <w:lang w:eastAsia="zh-CN"/>
              </w:rPr>
              <w:t>Update other forms.</w:t>
            </w:r>
          </w:p>
        </w:tc>
      </w:tr>
      <w:tr w:rsidR="001F09CD" w14:paraId="57B4B4B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7EA57" w14:textId="77777777" w:rsidR="001F09CD" w:rsidRDefault="00D44AF3">
            <w:pPr>
              <w:pStyle w:val="TableParagraph"/>
              <w:spacing w:line="222" w:lineRule="exact"/>
              <w:ind w:right="25"/>
              <w:jc w:val="right"/>
              <w:rPr>
                <w:rFonts w:ascii="Times" w:hAnsi="Times" w:cs="Times"/>
                <w:w w:val="110"/>
                <w:sz w:val="20"/>
                <w:szCs w:val="20"/>
              </w:rPr>
            </w:pPr>
            <w:r>
              <w:rPr>
                <w:rFonts w:ascii="Times" w:eastAsia="宋体" w:hAnsi="Times" w:cs="Times"/>
                <w:w w:val="110"/>
                <w:sz w:val="20"/>
                <w:szCs w:val="20"/>
                <w:lang w:eastAsia="zh-CN"/>
              </w:rPr>
              <w:t>4</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5CE97" w14:textId="77777777" w:rsidR="001F09CD" w:rsidRDefault="001F09CD">
            <w:pPr>
              <w:pStyle w:val="TableParagraph"/>
              <w:spacing w:line="222" w:lineRule="exact"/>
              <w:ind w:left="27"/>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435F87" w14:textId="77777777" w:rsidR="001F09CD" w:rsidRDefault="00D44AF3">
            <w:pPr>
              <w:pStyle w:val="TableParagraph"/>
              <w:spacing w:line="222" w:lineRule="exact"/>
              <w:ind w:left="27"/>
              <w:rPr>
                <w:rFonts w:ascii="Times" w:eastAsia="宋体" w:hAnsi="Times" w:cs="Times"/>
                <w:sz w:val="20"/>
                <w:szCs w:val="20"/>
                <w:lang w:eastAsia="zh-CN"/>
              </w:rPr>
            </w:pPr>
            <w:r>
              <w:rPr>
                <w:rFonts w:ascii="Times" w:eastAsia="宋体" w:hAnsi="Times" w:cs="Times"/>
                <w:sz w:val="20"/>
                <w:szCs w:val="20"/>
                <w:lang w:eastAsia="zh-CN"/>
              </w:rPr>
              <w:t>Return the flag of success.</w:t>
            </w:r>
          </w:p>
        </w:tc>
      </w:tr>
      <w:tr w:rsidR="001F09CD" w14:paraId="6067611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8638FC"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4E73A" w14:textId="77777777" w:rsidR="001F09CD" w:rsidRDefault="001F09CD">
            <w:pPr>
              <w:pStyle w:val="TableParagraph"/>
              <w:spacing w:line="222" w:lineRule="exact"/>
              <w:ind w:left="27"/>
              <w:rPr>
                <w:rFonts w:ascii="Times" w:eastAsia="宋体" w:hAnsi="Times" w:cs="Times"/>
                <w:sz w:val="20"/>
                <w:szCs w:val="20"/>
                <w:lang w:eastAsia="zh-CN"/>
              </w:rPr>
            </w:pPr>
          </w:p>
        </w:tc>
      </w:tr>
      <w:tr w:rsidR="001F09CD" w14:paraId="127C78D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42144"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10"/>
                <w:sz w:val="20"/>
                <w:szCs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D283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05"/>
                <w:sz w:val="20"/>
                <w:szCs w:val="20"/>
              </w:rPr>
              <w:t>Primary</w:t>
            </w:r>
          </w:p>
        </w:tc>
      </w:tr>
      <w:tr w:rsidR="001F09CD" w14:paraId="78EACF43" w14:textId="77777777">
        <w:trPr>
          <w:trHeight w:hRule="exact" w:val="55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355036" w14:textId="77777777" w:rsidR="001F09CD" w:rsidRDefault="00D44AF3">
            <w:pPr>
              <w:pStyle w:val="TableParagraph"/>
              <w:spacing w:line="222" w:lineRule="exact"/>
              <w:ind w:left="27"/>
              <w:rPr>
                <w:rFonts w:ascii="Times" w:eastAsia="Times New Roman" w:hAnsi="Times" w:cs="Times"/>
                <w:sz w:val="20"/>
                <w:szCs w:val="20"/>
              </w:rPr>
            </w:pPr>
            <w:r>
              <w:rPr>
                <w:rFonts w:ascii="Times" w:hAnsi="Times" w:cs="Times"/>
                <w:w w:val="120"/>
                <w:sz w:val="20"/>
                <w:szCs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2FB9D"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There is a new room in the room list. It is marked to be saved at the next save point. The room book is aware that it has been altered.</w:t>
            </w:r>
          </w:p>
          <w:p w14:paraId="6E8B8143" w14:textId="77777777" w:rsidR="001F09CD" w:rsidRDefault="001F09CD">
            <w:pPr>
              <w:pStyle w:val="TableParagraph"/>
              <w:spacing w:line="222" w:lineRule="exact"/>
              <w:ind w:left="27"/>
              <w:rPr>
                <w:rFonts w:ascii="Times" w:eastAsia="Times New Roman" w:hAnsi="Times" w:cs="Times"/>
                <w:sz w:val="20"/>
                <w:szCs w:val="20"/>
              </w:rPr>
            </w:pPr>
          </w:p>
        </w:tc>
      </w:tr>
      <w:tr w:rsidR="001F09CD" w14:paraId="54ED2161" w14:textId="77777777">
        <w:trPr>
          <w:trHeight w:hRule="exact" w:val="412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1E3B25" w14:textId="77777777" w:rsidR="001F09CD" w:rsidRDefault="00D44AF3">
            <w:pPr>
              <w:pStyle w:val="TableParagraph"/>
              <w:spacing w:before="4"/>
              <w:ind w:left="27"/>
              <w:rPr>
                <w:rFonts w:ascii="Times" w:eastAsia="Times New Roman" w:hAnsi="Times" w:cs="Times"/>
                <w:sz w:val="20"/>
                <w:szCs w:val="20"/>
              </w:rPr>
            </w:pPr>
            <w:r>
              <w:rPr>
                <w:rFonts w:ascii="Times" w:hAnsi="Times" w:cs="Times"/>
                <w:spacing w:val="-2"/>
                <w:w w:val="115"/>
                <w:sz w:val="20"/>
                <w:szCs w:val="20"/>
              </w:rPr>
              <w:t>C</w:t>
            </w:r>
            <w:r>
              <w:rPr>
                <w:rFonts w:ascii="Times" w:hAnsi="Times" w:cs="Times"/>
                <w:spacing w:val="-1"/>
                <w:w w:val="115"/>
                <w:sz w:val="20"/>
                <w:szCs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FD362" w14:textId="77777777" w:rsidR="001F09CD" w:rsidRDefault="00D44AF3">
            <w:pPr>
              <w:pStyle w:val="TableParagraph"/>
              <w:spacing w:before="6"/>
              <w:rPr>
                <w:rFonts w:ascii="Times" w:eastAsia="Times New Roman" w:hAnsi="Times" w:cs="Times"/>
                <w:sz w:val="20"/>
                <w:szCs w:val="20"/>
              </w:rPr>
            </w:pPr>
            <w:r>
              <w:rPr>
                <w:noProof/>
                <w:lang w:eastAsia="zh-CN"/>
              </w:rPr>
              <w:drawing>
                <wp:anchor distT="0" distB="0" distL="114300" distR="114300" simplePos="0" relativeHeight="251667456" behindDoc="0" locked="0" layoutInCell="1" allowOverlap="1" wp14:anchorId="41F1802A" wp14:editId="68CE95BC">
                  <wp:simplePos x="0" y="0"/>
                  <wp:positionH relativeFrom="column">
                    <wp:posOffset>181610</wp:posOffset>
                  </wp:positionH>
                  <wp:positionV relativeFrom="paragraph">
                    <wp:posOffset>245745</wp:posOffset>
                  </wp:positionV>
                  <wp:extent cx="4113530" cy="2159000"/>
                  <wp:effectExtent l="0" t="0" r="127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13530" cy="2159000"/>
                          </a:xfrm>
                          <a:prstGeom prst="rect">
                            <a:avLst/>
                          </a:prstGeom>
                          <a:noFill/>
                        </pic:spPr>
                      </pic:pic>
                    </a:graphicData>
                  </a:graphic>
                </wp:anchor>
              </w:drawing>
            </w:r>
          </w:p>
        </w:tc>
      </w:tr>
      <w:tr w:rsidR="001F09CD" w14:paraId="0ECD38C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266AB8" w14:textId="77777777" w:rsidR="001F09CD" w:rsidRDefault="00D44AF3">
            <w:pPr>
              <w:pStyle w:val="TableParagraph"/>
              <w:spacing w:before="27"/>
              <w:ind w:left="27"/>
              <w:rPr>
                <w:rFonts w:ascii="Times" w:eastAsia="Times New Roman" w:hAnsi="Times" w:cs="Times"/>
                <w:sz w:val="20"/>
                <w:szCs w:val="20"/>
              </w:rPr>
            </w:pPr>
            <w:r>
              <w:rPr>
                <w:rFonts w:ascii="Times" w:hAnsi="Times" w:cs="Times"/>
                <w:spacing w:val="-2"/>
                <w:w w:val="115"/>
                <w:sz w:val="20"/>
                <w:szCs w:val="20"/>
              </w:rPr>
              <w:t>Alternate Flow</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D8DE92" w14:textId="77777777" w:rsidR="001F09CD" w:rsidRDefault="00D44AF3">
            <w:pPr>
              <w:pStyle w:val="TableParagraph"/>
              <w:spacing w:before="112"/>
              <w:ind w:left="946"/>
              <w:rPr>
                <w:rFonts w:ascii="Times" w:hAnsi="Times" w:cs="Times"/>
                <w:spacing w:val="-2"/>
                <w:w w:val="115"/>
                <w:sz w:val="20"/>
                <w:szCs w:val="20"/>
              </w:rPr>
            </w:pPr>
            <w:r>
              <w:rPr>
                <w:rFonts w:ascii="Times" w:hAnsi="Times" w:cs="Times"/>
                <w:spacing w:val="-2"/>
                <w:w w:val="115"/>
                <w:sz w:val="20"/>
                <w:szCs w:val="20"/>
              </w:rPr>
              <w:t>Actor</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DF7D0C" w14:textId="77777777" w:rsidR="001F09CD" w:rsidRDefault="00D44AF3">
            <w:pPr>
              <w:pStyle w:val="TableParagraph"/>
              <w:spacing w:before="112"/>
              <w:ind w:right="17"/>
              <w:jc w:val="center"/>
              <w:rPr>
                <w:rFonts w:ascii="Times" w:hAnsi="Times" w:cs="Times"/>
                <w:spacing w:val="-2"/>
                <w:w w:val="115"/>
                <w:sz w:val="20"/>
                <w:szCs w:val="20"/>
              </w:rPr>
            </w:pPr>
            <w:r>
              <w:rPr>
                <w:rFonts w:ascii="Times" w:hAnsi="Times" w:cs="Times"/>
                <w:spacing w:val="-2"/>
                <w:w w:val="115"/>
                <w:sz w:val="20"/>
                <w:szCs w:val="20"/>
              </w:rPr>
              <w:t>System</w:t>
            </w:r>
          </w:p>
        </w:tc>
      </w:tr>
      <w:tr w:rsidR="001F09CD" w14:paraId="640C8646"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84192" w14:textId="77777777" w:rsidR="001F09CD" w:rsidRDefault="00D44AF3">
            <w:pPr>
              <w:pStyle w:val="TableParagraph"/>
              <w:spacing w:before="27"/>
              <w:ind w:left="27" w:firstLineChars="550" w:firstLine="1252"/>
              <w:rPr>
                <w:rFonts w:ascii="Times" w:hAnsi="Times" w:cs="Times"/>
                <w:spacing w:val="-2"/>
                <w:w w:val="115"/>
                <w:sz w:val="20"/>
                <w:szCs w:val="20"/>
                <w:lang w:eastAsia="zh-CN"/>
              </w:rPr>
            </w:pPr>
            <w:r>
              <w:rPr>
                <w:rFonts w:ascii="Times"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873FA" w14:textId="77777777" w:rsidR="001F09CD" w:rsidRDefault="00D44AF3">
            <w:pPr>
              <w:pStyle w:val="TableParagraph"/>
              <w:spacing w:before="112"/>
              <w:jc w:val="both"/>
              <w:rPr>
                <w:rFonts w:ascii="Times" w:hAnsi="Times" w:cs="Times"/>
                <w:spacing w:val="-1"/>
                <w:w w:val="120"/>
                <w:sz w:val="20"/>
                <w:szCs w:val="20"/>
                <w:highlight w:val="yellow"/>
                <w:lang w:eastAsia="zh-CN"/>
              </w:rPr>
            </w:pPr>
            <w:r>
              <w:rPr>
                <w:rFonts w:ascii="Times" w:eastAsia="宋体" w:hAnsi="Times" w:cs="Times"/>
                <w:sz w:val="20"/>
                <w:szCs w:val="20"/>
                <w:lang w:eastAsia="zh-CN"/>
              </w:rPr>
              <w:t>The user decides to "cancel" the workflow.</w:t>
            </w: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161410" w14:textId="77777777" w:rsidR="001F09CD" w:rsidRDefault="001F09CD">
            <w:pPr>
              <w:spacing w:before="100" w:beforeAutospacing="1" w:after="100" w:afterAutospacing="1"/>
              <w:rPr>
                <w:rFonts w:ascii="Times" w:eastAsia="宋体" w:hAnsi="Times" w:cs="Times"/>
                <w:sz w:val="20"/>
                <w:szCs w:val="20"/>
                <w:lang w:eastAsia="zh-CN"/>
              </w:rPr>
            </w:pPr>
          </w:p>
        </w:tc>
      </w:tr>
      <w:tr w:rsidR="001F09CD" w14:paraId="2FE16CF4" w14:textId="77777777">
        <w:trPr>
          <w:trHeight w:hRule="exact" w:val="6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880AD0" w14:textId="77777777" w:rsidR="001F09CD" w:rsidRDefault="00D44AF3">
            <w:pPr>
              <w:pStyle w:val="TableParagraph"/>
              <w:spacing w:before="27"/>
              <w:ind w:left="27" w:firstLineChars="550" w:firstLine="1252"/>
              <w:rPr>
                <w:rFonts w:ascii="Times" w:eastAsia="宋体" w:hAnsi="Times" w:cs="Times"/>
                <w:spacing w:val="-2"/>
                <w:w w:val="115"/>
                <w:sz w:val="20"/>
                <w:szCs w:val="20"/>
                <w:lang w:eastAsia="zh-CN"/>
              </w:rPr>
            </w:pPr>
            <w:r>
              <w:rPr>
                <w:rFonts w:ascii="Times" w:eastAsia="宋体" w:hAnsi="Times" w:cs="Times"/>
                <w:spacing w:val="-2"/>
                <w:w w:val="115"/>
                <w:sz w:val="20"/>
                <w:szCs w:val="20"/>
                <w:lang w:eastAsia="zh-CN"/>
              </w:rPr>
              <w:t>1</w:t>
            </w:r>
          </w:p>
        </w:tc>
        <w:tc>
          <w:tcPr>
            <w:tcW w:w="34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3B02B" w14:textId="77777777" w:rsidR="001F09CD" w:rsidRDefault="001F09CD">
            <w:pPr>
              <w:pStyle w:val="TableParagraph"/>
              <w:spacing w:before="112"/>
              <w:jc w:val="both"/>
              <w:rPr>
                <w:rFonts w:ascii="Times" w:eastAsia="宋体" w:hAnsi="Times" w:cs="Times"/>
                <w:sz w:val="20"/>
                <w:szCs w:val="20"/>
                <w:lang w:eastAsia="zh-CN"/>
              </w:rPr>
            </w:pPr>
          </w:p>
        </w:tc>
        <w:tc>
          <w:tcPr>
            <w:tcW w:w="3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5A3CF5" w14:textId="77777777" w:rsidR="001F09CD" w:rsidRDefault="00D44AF3">
            <w:pPr>
              <w:spacing w:before="100" w:beforeAutospacing="1" w:after="100" w:afterAutospacing="1"/>
              <w:rPr>
                <w:rFonts w:ascii="Times" w:eastAsia="宋体" w:hAnsi="Times" w:cs="Times"/>
                <w:sz w:val="20"/>
                <w:szCs w:val="20"/>
                <w:lang w:eastAsia="zh-CN"/>
              </w:rPr>
            </w:pPr>
            <w:r>
              <w:rPr>
                <w:rFonts w:ascii="Times" w:eastAsia="宋体" w:hAnsi="Times" w:cs="Times"/>
                <w:sz w:val="20"/>
                <w:szCs w:val="20"/>
                <w:lang w:eastAsia="zh-CN"/>
              </w:rPr>
              <w:t>The room books he or she controls return to the initial state.</w:t>
            </w:r>
          </w:p>
        </w:tc>
      </w:tr>
    </w:tbl>
    <w:p w14:paraId="761DA055" w14:textId="77777777" w:rsidR="001F09CD" w:rsidRDefault="00D44AF3">
      <w:pPr>
        <w:pStyle w:val="3"/>
      </w:pPr>
      <w:bookmarkStart w:id="221" w:name="_Toc5192597"/>
      <w:bookmarkStart w:id="222" w:name="_Toc5206155"/>
      <w:bookmarkStart w:id="223" w:name="_Toc5206305"/>
      <w:bookmarkStart w:id="224" w:name="_Toc5208512"/>
      <w:bookmarkStart w:id="225" w:name="_Toc5632236"/>
      <w:r>
        <w:t>2.6.10 Server Wants to Remove Existing Rooms</w:t>
      </w:r>
      <w:bookmarkEnd w:id="221"/>
      <w:bookmarkEnd w:id="222"/>
      <w:bookmarkEnd w:id="223"/>
      <w:bookmarkEnd w:id="224"/>
      <w:bookmarkEnd w:id="22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1F09CD" w14:paraId="3BC0E36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CD8F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C276A"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1F09CD" w14:paraId="3329A45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DFB9D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9FA8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DAD9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3966CE"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6F44C81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327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68D1C9" w14:textId="77777777" w:rsidR="001F09CD" w:rsidRDefault="00D44AF3">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1F09CD" w14:paraId="7D18184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BDCDF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23C17"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6711F4A6"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7E7B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30E019"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rooms from room table.</w:t>
            </w:r>
          </w:p>
        </w:tc>
      </w:tr>
      <w:tr w:rsidR="001F09CD" w14:paraId="62859CA6"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36EC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DA667"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rooms from room table. And then </w:t>
            </w:r>
            <w:r>
              <w:rPr>
                <w:rFonts w:ascii="Times New Roman" w:eastAsia="Times New Roman" w:hAnsi="Times New Roman" w:cs="Times New Roman"/>
                <w:sz w:val="20"/>
                <w:szCs w:val="20"/>
              </w:rPr>
              <w:t>the server calls the delete room function</w:t>
            </w:r>
            <w:r>
              <w:rPr>
                <w:rFonts w:ascii="宋体" w:eastAsia="宋体" w:hAnsi="宋体" w:cs="宋体" w:hint="eastAsia"/>
                <w:sz w:val="20"/>
                <w:szCs w:val="20"/>
                <w:lang w:eastAsia="zh-CN"/>
              </w:rPr>
              <w:t>.</w:t>
            </w:r>
          </w:p>
        </w:tc>
      </w:tr>
      <w:tr w:rsidR="001F09CD" w14:paraId="51D14E7D"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875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FD1D2"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20E478D0"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CEC25"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BC465F"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account function</w:t>
            </w:r>
            <w:r>
              <w:rPr>
                <w:rFonts w:ascii="宋体" w:eastAsia="宋体" w:hAnsi="宋体" w:cs="宋体" w:hint="eastAsia"/>
                <w:sz w:val="20"/>
                <w:szCs w:val="20"/>
                <w:lang w:eastAsia="zh-CN"/>
              </w:rPr>
              <w:t>.</w:t>
            </w:r>
          </w:p>
        </w:tc>
      </w:tr>
      <w:tr w:rsidR="001F09CD" w14:paraId="17A5E339"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B964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13661"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544FE235"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773BF711"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ABE9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3FCD75"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9A001"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529D5D88" w14:textId="77777777">
        <w:trPr>
          <w:trHeight w:hRule="exact" w:val="7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822F1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lastRenderedPageBreak/>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545FFD"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room function, which gives the room ID and user ID.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F34B52"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5F6A45EB"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1A14F3"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A2B9B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BBA308" w14:textId="77777777" w:rsidR="001F09CD" w:rsidRDefault="00D44AF3">
            <w:r>
              <w:rPr>
                <w:rFonts w:ascii="Times" w:eastAsia="宋体" w:hAnsi="Times" w:cs="Times New Roman"/>
                <w:sz w:val="20"/>
                <w:szCs w:val="20"/>
                <w:lang w:eastAsia="zh-CN"/>
              </w:rPr>
              <w:t>The database determines the current user’s attribute and judge whether it can be deleted.</w:t>
            </w:r>
          </w:p>
        </w:tc>
      </w:tr>
      <w:tr w:rsidR="001F09CD" w14:paraId="46EFDC68"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092450"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C2BFA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3FDC3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room.</w:t>
            </w:r>
          </w:p>
        </w:tc>
      </w:tr>
      <w:tr w:rsidR="001F09CD" w14:paraId="109946ED"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E764FC" w14:textId="77777777" w:rsidR="001F09CD" w:rsidRDefault="00D44AF3">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1A044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22941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room.</w:t>
            </w:r>
          </w:p>
        </w:tc>
      </w:tr>
      <w:tr w:rsidR="001F09CD" w14:paraId="10571527"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42A7AB"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274675"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C6A93A"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1F09CD" w14:paraId="19BCC921"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D32F0A"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08379"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0A814"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14977852" w14:textId="77777777">
        <w:trPr>
          <w:trHeight w:hRule="exact" w:val="28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7CC3D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2DD10"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468E12A9" w14:textId="77777777">
        <w:trPr>
          <w:trHeight w:hRule="exact" w:val="2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EF9C8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4F6D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10BE6EE3"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EA999"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6D220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room and return the flag of result.</w:t>
            </w:r>
          </w:p>
        </w:tc>
      </w:tr>
      <w:tr w:rsidR="001F09CD" w14:paraId="27B23337" w14:textId="77777777">
        <w:trPr>
          <w:trHeight w:hRule="exact" w:val="3887"/>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B0AADE"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97ED87" w14:textId="77777777" w:rsidR="001F09CD" w:rsidRDefault="00D44AF3">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70528" behindDoc="0" locked="0" layoutInCell="1" allowOverlap="1" wp14:anchorId="58533C44" wp14:editId="0C3BD6EC">
                  <wp:simplePos x="0" y="0"/>
                  <wp:positionH relativeFrom="column">
                    <wp:posOffset>139065</wp:posOffset>
                  </wp:positionH>
                  <wp:positionV relativeFrom="paragraph">
                    <wp:posOffset>167640</wp:posOffset>
                  </wp:positionV>
                  <wp:extent cx="4114165" cy="2167255"/>
                  <wp:effectExtent l="0" t="0" r="63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14165" cy="2167255"/>
                          </a:xfrm>
                          <a:prstGeom prst="rect">
                            <a:avLst/>
                          </a:prstGeom>
                          <a:noFill/>
                        </pic:spPr>
                      </pic:pic>
                    </a:graphicData>
                  </a:graphic>
                </wp:anchor>
              </w:drawing>
            </w:r>
          </w:p>
          <w:p w14:paraId="378016A8" w14:textId="77777777" w:rsidR="001F09CD" w:rsidRDefault="001F09CD">
            <w:pPr>
              <w:pStyle w:val="TableParagraph"/>
              <w:spacing w:line="200" w:lineRule="atLeast"/>
              <w:ind w:left="373"/>
              <w:rPr>
                <w:rFonts w:ascii="Times New Roman" w:eastAsia="Times New Roman" w:hAnsi="Times New Roman" w:cs="Times New Roman"/>
                <w:sz w:val="20"/>
                <w:szCs w:val="20"/>
              </w:rPr>
            </w:pPr>
          </w:p>
          <w:p w14:paraId="47F1F0DD"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1FEB534F"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39227"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AE5D1"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F624F"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682C1D88"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E7B2A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BE5A6F"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remove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A02805"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4A5DDB4D" w14:textId="77777777">
        <w:trPr>
          <w:trHeight w:hRule="exact" w:val="4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75E2D0"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8B41CB"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67E8E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terminates the current operation.</w:t>
            </w:r>
          </w:p>
        </w:tc>
      </w:tr>
    </w:tbl>
    <w:p w14:paraId="0DB2F177" w14:textId="77777777" w:rsidR="001F09CD" w:rsidRDefault="00D44AF3">
      <w:pPr>
        <w:pStyle w:val="3"/>
      </w:pPr>
      <w:bookmarkStart w:id="226" w:name="_Toc5208513"/>
      <w:bookmarkStart w:id="227" w:name="_Toc5206306"/>
      <w:bookmarkStart w:id="228" w:name="_Toc5206156"/>
      <w:bookmarkStart w:id="229" w:name="_Toc5192598"/>
      <w:bookmarkStart w:id="230" w:name="_Toc5632237"/>
      <w:r>
        <w:t>2.6.11 Server Wants to Change the User's Permissions</w:t>
      </w:r>
      <w:bookmarkEnd w:id="226"/>
      <w:bookmarkEnd w:id="227"/>
      <w:bookmarkEnd w:id="228"/>
      <w:bookmarkEnd w:id="229"/>
      <w:bookmarkEnd w:id="230"/>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1F09CD" w14:paraId="0E70D60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6299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55028"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1F09CD" w14:paraId="6C3CD0E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F15D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6CB41"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303BC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721FDB"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403C23C7"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2603A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81009" w14:textId="77777777" w:rsidR="001F09CD" w:rsidRDefault="00D44AF3">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1F09CD" w14:paraId="661A2D7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5628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11E20F"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097F9C3C"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4E39A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63080"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1F09CD" w14:paraId="67BA725B"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9557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71258D"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1F09CD" w14:paraId="6778290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C1E89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5F441"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0F3FF2FD"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CA82A1"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21DD8"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1F09CD" w14:paraId="60BF445B"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598FC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DA427"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1F09CD" w14:paraId="7114C236"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E4F3F"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22E4D9"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B2452E"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261DBC22" w14:textId="77777777">
        <w:trPr>
          <w:trHeight w:hRule="exact" w:val="7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B7CE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A3FB0A"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E2AD43"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65AD7C16"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C72131"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514186"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4B7AA9" w14:textId="77777777" w:rsidR="001F09CD" w:rsidRDefault="00D44AF3">
            <w:r>
              <w:rPr>
                <w:rFonts w:ascii="Times" w:eastAsia="宋体" w:hAnsi="Times" w:cs="Times New Roman"/>
                <w:sz w:val="20"/>
                <w:szCs w:val="20"/>
                <w:lang w:eastAsia="zh-CN"/>
              </w:rPr>
              <w:t>Based on the user ID, the user is found in the client table.</w:t>
            </w:r>
          </w:p>
        </w:tc>
      </w:tr>
      <w:tr w:rsidR="001F09CD" w14:paraId="3E6BD57C"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7E37E6"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335F93"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E66F43"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0046FD30"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3E62CF7"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E9C59D"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4F043C"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62305C"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14BD3D3E"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57B6C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CC3B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7C5A549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E32D5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051A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E4226EC"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B9FD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FA824"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1F09CD" w14:paraId="48F49783" w14:textId="77777777">
        <w:trPr>
          <w:trHeight w:hRule="exact" w:val="439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C0E45"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1C1B13" w14:textId="77777777" w:rsidR="001F09CD" w:rsidRDefault="00D44AF3">
            <w:pPr>
              <w:pStyle w:val="TableParagraph"/>
              <w:spacing w:before="6"/>
              <w:rPr>
                <w:rFonts w:ascii="Times New Roman" w:eastAsia="Times New Roman" w:hAnsi="Times New Roman" w:cs="Times New Roman"/>
                <w:sz w:val="19"/>
                <w:szCs w:val="19"/>
              </w:rPr>
            </w:pPr>
            <w:r>
              <w:rPr>
                <w:noProof/>
                <w:lang w:eastAsia="zh-CN"/>
              </w:rPr>
              <w:drawing>
                <wp:anchor distT="0" distB="0" distL="114300" distR="114300" simplePos="0" relativeHeight="251668480" behindDoc="0" locked="0" layoutInCell="1" allowOverlap="1" wp14:anchorId="6EB0C385" wp14:editId="0E49B078">
                  <wp:simplePos x="0" y="0"/>
                  <wp:positionH relativeFrom="column">
                    <wp:posOffset>198120</wp:posOffset>
                  </wp:positionH>
                  <wp:positionV relativeFrom="paragraph">
                    <wp:posOffset>227330</wp:posOffset>
                  </wp:positionV>
                  <wp:extent cx="4114165" cy="2472055"/>
                  <wp:effectExtent l="0" t="0" r="63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14165" cy="2472055"/>
                          </a:xfrm>
                          <a:prstGeom prst="rect">
                            <a:avLst/>
                          </a:prstGeom>
                          <a:noFill/>
                        </pic:spPr>
                      </pic:pic>
                    </a:graphicData>
                  </a:graphic>
                </wp:anchor>
              </w:drawing>
            </w:r>
          </w:p>
          <w:p w14:paraId="4C476F9C" w14:textId="77777777" w:rsidR="001F09CD" w:rsidRDefault="001F09CD">
            <w:pPr>
              <w:pStyle w:val="TableParagraph"/>
              <w:spacing w:line="200" w:lineRule="atLeast"/>
              <w:ind w:left="373"/>
              <w:rPr>
                <w:rFonts w:ascii="Times New Roman" w:eastAsia="Times New Roman" w:hAnsi="Times New Roman" w:cs="Times New Roman"/>
                <w:sz w:val="20"/>
                <w:szCs w:val="20"/>
              </w:rPr>
            </w:pPr>
          </w:p>
          <w:p w14:paraId="6B9186FD"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319DBEA0"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56350"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FF563"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5C46F"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1D746535" w14:textId="77777777">
        <w:trPr>
          <w:trHeight w:hRule="exact" w:val="101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A6D3F9"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1EB4C0"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08F38E"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617D3DE4" w14:textId="77777777">
        <w:trPr>
          <w:trHeight w:hRule="exact" w:val="59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5B54D5" w14:textId="77777777" w:rsidR="001F09CD" w:rsidRDefault="00D44AF3">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D23A2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0DF502"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1CBC50E3" w14:textId="77777777" w:rsidR="001F09CD" w:rsidRDefault="00D44AF3">
      <w:pPr>
        <w:pStyle w:val="3"/>
      </w:pPr>
      <w:bookmarkStart w:id="231" w:name="_Toc5192599"/>
      <w:bookmarkStart w:id="232" w:name="_Toc5206157"/>
      <w:bookmarkStart w:id="233" w:name="_Toc5206307"/>
      <w:bookmarkStart w:id="234" w:name="_Toc5208514"/>
      <w:bookmarkStart w:id="235" w:name="_Toc5632238"/>
      <w:r>
        <w:t>2.6.12 Server Wants to Add New Actuators</w:t>
      </w:r>
      <w:bookmarkEnd w:id="231"/>
      <w:bookmarkEnd w:id="232"/>
      <w:bookmarkEnd w:id="233"/>
      <w:bookmarkEnd w:id="234"/>
      <w:bookmarkEnd w:id="235"/>
    </w:p>
    <w:tbl>
      <w:tblPr>
        <w:tblW w:w="8640" w:type="dxa"/>
        <w:jc w:val="center"/>
        <w:tblLayout w:type="fixed"/>
        <w:tblCellMar>
          <w:left w:w="0" w:type="dxa"/>
          <w:right w:w="0" w:type="dxa"/>
        </w:tblCellMar>
        <w:tblLook w:val="04A0" w:firstRow="1" w:lastRow="0" w:firstColumn="1" w:lastColumn="0" w:noHBand="0" w:noVBand="1"/>
      </w:tblPr>
      <w:tblGrid>
        <w:gridCol w:w="1542"/>
        <w:gridCol w:w="1542"/>
        <w:gridCol w:w="1736"/>
        <w:gridCol w:w="3820"/>
      </w:tblGrid>
      <w:tr w:rsidR="001F09CD" w14:paraId="1F93F751"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7CE0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70FC0"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Change the User's Permissions</w:t>
            </w:r>
          </w:p>
        </w:tc>
      </w:tr>
      <w:tr w:rsidR="001F09CD" w14:paraId="5F52ECDA"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3AB9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5B103A"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17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8A86B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002A9"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55421EFB"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5550C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086CC8" w14:textId="77777777" w:rsidR="001F09CD" w:rsidRDefault="00D44AF3">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YuruWang</w:t>
            </w:r>
            <w:proofErr w:type="spellEnd"/>
          </w:p>
        </w:tc>
      </w:tr>
      <w:tr w:rsidR="001F09CD" w14:paraId="580CA8B0"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B535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A9B189"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2CDDC4C8"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0528F"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C2400"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changes the user permissions.</w:t>
            </w:r>
          </w:p>
        </w:tc>
      </w:tr>
      <w:tr w:rsidR="001F09CD" w14:paraId="252C29AF"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D2E9A6"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lastRenderedPageBreak/>
              <w:t>Summa</w:t>
            </w:r>
            <w:r>
              <w:rPr>
                <w:rFonts w:ascii="Times New Roman"/>
                <w:spacing w:val="-2"/>
                <w:w w:val="115"/>
                <w:sz w:val="20"/>
              </w:rPr>
              <w:t>ry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5A599A"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changes the user permissions. And then </w:t>
            </w: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1F09CD" w14:paraId="4D2D84C5"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7F60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B5DEB5"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0A4FF0FB" w14:textId="77777777">
        <w:trPr>
          <w:trHeight w:hRule="exact" w:val="28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B4A30"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9FE5C"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w:eastAsia="宋体" w:hAnsi="Times" w:cs="Times New Roman"/>
                <w:sz w:val="20"/>
                <w:szCs w:val="20"/>
                <w:lang w:eastAsia="zh-CN"/>
              </w:rPr>
              <w:t>change user identity function</w:t>
            </w:r>
          </w:p>
        </w:tc>
      </w:tr>
      <w:tr w:rsidR="001F09CD" w14:paraId="0E733A94" w14:textId="77777777">
        <w:trPr>
          <w:trHeight w:hRule="exact" w:val="46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C93D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083F6" w14:textId="77777777" w:rsidR="001F09CD" w:rsidRDefault="00D44AF3">
            <w:pPr>
              <w:pStyle w:val="TableParagraph"/>
              <w:spacing w:line="222" w:lineRule="exact"/>
              <w:rPr>
                <w:rFonts w:ascii="Times New Roman" w:eastAsia="Times New Roman" w:hAnsi="Times New Roman" w:cs="Times New Roman"/>
                <w:sz w:val="20"/>
                <w:szCs w:val="20"/>
              </w:rPr>
            </w:pPr>
            <w:r>
              <w:rPr>
                <w:rFonts w:ascii="Times" w:eastAsia="宋体" w:hAnsi="Times" w:cs="Times New Roman"/>
                <w:sz w:val="20"/>
                <w:szCs w:val="20"/>
                <w:lang w:eastAsia="zh-CN"/>
              </w:rPr>
              <w:t>Server makes a request to change the user's permissions.</w:t>
            </w:r>
          </w:p>
        </w:tc>
      </w:tr>
      <w:tr w:rsidR="001F09CD" w14:paraId="6174F029"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AFACE"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4B622"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C1596"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434BBFA2" w14:textId="77777777">
        <w:trPr>
          <w:trHeight w:hRule="exact" w:val="750"/>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2E3879"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396328"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change user identity function, which provides the user ID and the modified identity.</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9DD044"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6C1BD6D4" w14:textId="77777777">
        <w:trPr>
          <w:trHeight w:hRule="exact" w:val="71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037827"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2542E4"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83ECAE" w14:textId="77777777" w:rsidR="001F09CD" w:rsidRDefault="00D44AF3">
            <w:r>
              <w:rPr>
                <w:rFonts w:ascii="Times" w:eastAsia="宋体" w:hAnsi="Times" w:cs="Times New Roman"/>
                <w:sz w:val="20"/>
                <w:szCs w:val="20"/>
                <w:lang w:eastAsia="zh-CN"/>
              </w:rPr>
              <w:t>Based on the user ID, the user is found in the client table.</w:t>
            </w:r>
          </w:p>
        </w:tc>
      </w:tr>
      <w:tr w:rsidR="001F09CD" w14:paraId="5705291D" w14:textId="77777777">
        <w:trPr>
          <w:trHeight w:hRule="exact" w:val="415"/>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D7A88"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225C18"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33D066"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Modify the label attribute for this user.</w:t>
            </w:r>
          </w:p>
          <w:p w14:paraId="2ACEB511"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3A56332B" w14:textId="77777777">
        <w:trPr>
          <w:trHeight w:hRule="exact" w:val="434"/>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071280"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4</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5DB7F4"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66E46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76BE5DF2"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F5BEF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C6C2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0CD68094" w14:textId="77777777">
        <w:trPr>
          <w:trHeight w:hRule="exact" w:val="24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71331"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17DF1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54B3B835" w14:textId="77777777">
        <w:trPr>
          <w:trHeight w:hRule="exact" w:val="506"/>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F5C0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9224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user is modified to specify permissions.</w:t>
            </w:r>
          </w:p>
        </w:tc>
      </w:tr>
      <w:tr w:rsidR="001F09CD" w14:paraId="6CEC00DF" w14:textId="77777777">
        <w:trPr>
          <w:trHeight w:hRule="exact" w:val="4071"/>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EA39F"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8"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7C07B" w14:textId="77777777" w:rsidR="001F09CD" w:rsidRDefault="001F09CD">
            <w:pPr>
              <w:pStyle w:val="TableParagraph"/>
              <w:spacing w:before="6"/>
              <w:rPr>
                <w:rFonts w:ascii="Times New Roman" w:eastAsia="Times New Roman" w:hAnsi="Times New Roman" w:cs="Times New Roman"/>
                <w:sz w:val="19"/>
                <w:szCs w:val="19"/>
              </w:rPr>
            </w:pPr>
          </w:p>
          <w:p w14:paraId="2D3037F4"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anchor distT="0" distB="0" distL="114300" distR="114300" simplePos="0" relativeHeight="251669504" behindDoc="0" locked="0" layoutInCell="1" allowOverlap="1" wp14:anchorId="3C03957B" wp14:editId="708A57C3">
                  <wp:simplePos x="0" y="0"/>
                  <wp:positionH relativeFrom="column">
                    <wp:posOffset>172720</wp:posOffset>
                  </wp:positionH>
                  <wp:positionV relativeFrom="paragraph">
                    <wp:posOffset>223520</wp:posOffset>
                  </wp:positionV>
                  <wp:extent cx="4114165" cy="1803400"/>
                  <wp:effectExtent l="0" t="0" r="635"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14165" cy="1803400"/>
                          </a:xfrm>
                          <a:prstGeom prst="rect">
                            <a:avLst/>
                          </a:prstGeom>
                          <a:noFill/>
                        </pic:spPr>
                      </pic:pic>
                    </a:graphicData>
                  </a:graphic>
                </wp:anchor>
              </w:drawing>
            </w:r>
          </w:p>
          <w:p w14:paraId="2DDF5C7D"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16A448FF" w14:textId="77777777">
        <w:trPr>
          <w:trHeight w:hRule="exact" w:val="39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EA6692"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DB6BF" w14:textId="77777777" w:rsidR="001F09CD" w:rsidRDefault="00D44AF3">
            <w:pPr>
              <w:pStyle w:val="TableParagraph"/>
              <w:spacing w:before="4"/>
              <w:ind w:left="27"/>
              <w:jc w:val="center"/>
              <w:rPr>
                <w:rFonts w:ascii="Times New Roman"/>
                <w:spacing w:val="-2"/>
                <w:w w:val="115"/>
                <w:sz w:val="20"/>
              </w:rPr>
            </w:pPr>
            <w:r>
              <w:rPr>
                <w:rFonts w:ascii="Times New Roman"/>
                <w:spacing w:val="-2"/>
                <w:w w:val="115"/>
                <w:sz w:val="20"/>
              </w:rPr>
              <w:t>Actor</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890B5" w14:textId="77777777" w:rsidR="001F09CD" w:rsidRDefault="00D44AF3">
            <w:pPr>
              <w:pStyle w:val="TableParagraph"/>
              <w:spacing w:before="4"/>
              <w:ind w:left="27" w:right="17"/>
              <w:jc w:val="center"/>
              <w:rPr>
                <w:rFonts w:ascii="Times New Roman"/>
                <w:spacing w:val="-2"/>
                <w:w w:val="115"/>
                <w:sz w:val="20"/>
              </w:rPr>
            </w:pPr>
            <w:r>
              <w:rPr>
                <w:rFonts w:ascii="Times New Roman"/>
                <w:spacing w:val="-2"/>
                <w:w w:val="115"/>
                <w:sz w:val="20"/>
              </w:rPr>
              <w:t>System</w:t>
            </w:r>
          </w:p>
        </w:tc>
      </w:tr>
      <w:tr w:rsidR="001F09CD" w14:paraId="4009D0D7" w14:textId="77777777">
        <w:trPr>
          <w:trHeight w:hRule="exact" w:val="902"/>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911EED"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5C3E17"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user decides to "cancel" the process after deciding to the operation of checking the number of people in the room.</w:t>
            </w: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C6E9F2"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04661EA4" w14:textId="77777777">
        <w:trPr>
          <w:trHeight w:hRule="exact" w:val="588"/>
          <w:jc w:val="center"/>
        </w:trPr>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9D9F79" w14:textId="77777777" w:rsidR="001F09CD" w:rsidRDefault="00D44AF3">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1</w:t>
            </w:r>
          </w:p>
        </w:tc>
        <w:tc>
          <w:tcPr>
            <w:tcW w:w="32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FBB6D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8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A2B77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5CB22017" w14:textId="77777777" w:rsidR="001F09CD" w:rsidRDefault="00D44AF3">
      <w:pPr>
        <w:pStyle w:val="3"/>
      </w:pPr>
      <w:bookmarkStart w:id="236" w:name="_Toc5206308"/>
      <w:bookmarkStart w:id="237" w:name="_Toc5208515"/>
      <w:bookmarkStart w:id="238" w:name="_Toc5206158"/>
      <w:bookmarkStart w:id="239" w:name="_Toc5192600"/>
      <w:bookmarkStart w:id="240" w:name="_Toc5632239"/>
      <w:r>
        <w:t>2.6.13 Server Wants to Remove Actuators from a Room</w:t>
      </w:r>
      <w:bookmarkEnd w:id="236"/>
      <w:bookmarkEnd w:id="237"/>
      <w:bookmarkEnd w:id="238"/>
      <w:bookmarkEnd w:id="239"/>
      <w:bookmarkEnd w:id="240"/>
    </w:p>
    <w:tbl>
      <w:tblPr>
        <w:tblW w:w="8640" w:type="dxa"/>
        <w:jc w:val="center"/>
        <w:tblLayout w:type="fixed"/>
        <w:tblCellMar>
          <w:left w:w="0" w:type="dxa"/>
          <w:right w:w="0" w:type="dxa"/>
        </w:tblCellMar>
        <w:tblLook w:val="04A0" w:firstRow="1" w:lastRow="0" w:firstColumn="1" w:lastColumn="0" w:noHBand="0" w:noVBand="1"/>
      </w:tblPr>
      <w:tblGrid>
        <w:gridCol w:w="1543"/>
        <w:gridCol w:w="1542"/>
        <w:gridCol w:w="2019"/>
        <w:gridCol w:w="3536"/>
      </w:tblGrid>
      <w:tr w:rsidR="001F09CD" w14:paraId="68D2D9CB"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5FA2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9B3C9" w14:textId="77777777" w:rsidR="001F09CD" w:rsidRDefault="00D44AF3">
            <w:pPr>
              <w:pStyle w:val="TableParagraph"/>
              <w:spacing w:line="222" w:lineRule="exact"/>
              <w:ind w:left="27"/>
              <w:rPr>
                <w:rFonts w:ascii="Times New Roman" w:eastAsia="Times New Roman" w:hAnsi="Times New Roman" w:cs="Times New Roman"/>
                <w:i/>
                <w:sz w:val="20"/>
                <w:szCs w:val="20"/>
              </w:rPr>
            </w:pPr>
            <w:r>
              <w:rPr>
                <w:rFonts w:ascii="Times New Roman"/>
                <w:i/>
                <w:w w:val="110"/>
                <w:sz w:val="20"/>
              </w:rPr>
              <w:t>Server Wants to Remove Existing Rooms</w:t>
            </w:r>
          </w:p>
        </w:tc>
      </w:tr>
      <w:tr w:rsidR="001F09CD" w14:paraId="637A091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FA2E4A"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EBC27"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宋体" w:eastAsia="宋体" w:hAnsi="宋体" w:cs="Times New Roman" w:hint="eastAsia"/>
                <w:sz w:val="20"/>
                <w:szCs w:val="20"/>
                <w:lang w:eastAsia="zh-CN"/>
              </w:rPr>
              <w:t>1.0</w:t>
            </w:r>
          </w:p>
        </w:tc>
        <w:tc>
          <w:tcPr>
            <w:tcW w:w="20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14F3F7"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Cre</w:t>
            </w:r>
            <w:r>
              <w:rPr>
                <w:rFonts w:ascii="宋体" w:eastAsia="宋体" w:hAnsi="宋体" w:hint="eastAsia"/>
                <w:w w:val="120"/>
                <w:sz w:val="20"/>
                <w:lang w:eastAsia="zh-CN"/>
              </w:rPr>
              <w:t>a</w:t>
            </w:r>
            <w:r>
              <w:rPr>
                <w:rFonts w:ascii="Times New Roman"/>
                <w:w w:val="120"/>
                <w:sz w:val="20"/>
              </w:rPr>
              <w:t>ted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035BA" w14:textId="77777777" w:rsidR="001F09CD" w:rsidRDefault="00D44AF3">
            <w:pPr>
              <w:pStyle w:val="TableParagraph"/>
              <w:spacing w:line="222" w:lineRule="exact"/>
              <w:ind w:right="26"/>
              <w:jc w:val="right"/>
              <w:rPr>
                <w:rFonts w:ascii="Times New Roman" w:eastAsia="Times New Roman" w:hAnsi="Times New Roman" w:cs="Times New Roman"/>
                <w:i/>
                <w:sz w:val="20"/>
                <w:szCs w:val="20"/>
              </w:rPr>
            </w:pPr>
            <w:r>
              <w:rPr>
                <w:rFonts w:ascii="宋体" w:eastAsia="宋体" w:hAnsi="宋体" w:hint="eastAsia"/>
                <w:i/>
                <w:spacing w:val="-1"/>
                <w:w w:val="105"/>
                <w:sz w:val="20"/>
                <w:lang w:eastAsia="zh-CN"/>
              </w:rPr>
              <w:t>4-1-19</w:t>
            </w:r>
          </w:p>
        </w:tc>
      </w:tr>
      <w:tr w:rsidR="001F09CD" w14:paraId="586FF94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BC68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CA0C1" w14:textId="77777777" w:rsidR="001F09CD" w:rsidRDefault="00D44AF3">
            <w:pPr>
              <w:pStyle w:val="TableParagraph"/>
              <w:spacing w:line="222" w:lineRule="exact"/>
              <w:rPr>
                <w:rFonts w:ascii="Times New Roman" w:eastAsia="宋体" w:hAnsi="Times New Roman" w:cs="Times New Roman"/>
                <w:sz w:val="20"/>
                <w:szCs w:val="20"/>
                <w:lang w:eastAsia="zh-CN"/>
              </w:rPr>
            </w:pPr>
            <w:proofErr w:type="spellStart"/>
            <w:r>
              <w:rPr>
                <w:rFonts w:ascii="Times New Roman" w:eastAsia="宋体" w:hAnsi="Times New Roman" w:cs="Times New Roman"/>
                <w:sz w:val="20"/>
                <w:szCs w:val="20"/>
                <w:lang w:eastAsia="zh-CN"/>
              </w:rPr>
              <w:t>Shuihan</w:t>
            </w:r>
            <w:proofErr w:type="spellEnd"/>
            <w:r>
              <w:rPr>
                <w:rFonts w:ascii="Times New Roman" w:eastAsia="宋体" w:hAnsi="Times New Roman" w:cs="Times New Roman"/>
                <w:sz w:val="20"/>
                <w:szCs w:val="20"/>
                <w:lang w:eastAsia="zh-CN"/>
              </w:rPr>
              <w:t xml:space="preserve"> Zhang, </w:t>
            </w:r>
            <w:proofErr w:type="spellStart"/>
            <w:r>
              <w:rPr>
                <w:rFonts w:ascii="Times New Roman" w:eastAsia="宋体" w:hAnsi="Times New Roman" w:cs="Times New Roman"/>
                <w:sz w:val="20"/>
                <w:szCs w:val="20"/>
                <w:lang w:eastAsia="zh-CN"/>
              </w:rPr>
              <w:t>Yuru</w:t>
            </w:r>
            <w:proofErr w:type="spellEnd"/>
            <w:r>
              <w:rPr>
                <w:rFonts w:ascii="Times New Roman" w:eastAsia="宋体" w:hAnsi="Times New Roman" w:cs="Times New Roman"/>
                <w:sz w:val="20"/>
                <w:szCs w:val="20"/>
                <w:lang w:eastAsia="zh-CN"/>
              </w:rPr>
              <w:t xml:space="preserve"> Wang</w:t>
            </w:r>
          </w:p>
        </w:tc>
      </w:tr>
      <w:tr w:rsidR="001F09CD" w14:paraId="47082DAE"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B31F2"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lastRenderedPageBreak/>
              <w:t>Sou</w:t>
            </w:r>
            <w:r>
              <w:rPr>
                <w:rFonts w:ascii="Times New Roman"/>
                <w:spacing w:val="-2"/>
                <w:w w:val="120"/>
                <w:sz w:val="20"/>
              </w:rPr>
              <w:t>r</w:t>
            </w:r>
            <w:r>
              <w:rPr>
                <w:rFonts w:ascii="Times New Roman"/>
                <w:spacing w:val="-1"/>
                <w:w w:val="120"/>
                <w:sz w:val="20"/>
              </w:rPr>
              <w:t>ce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7F53E"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宋体" w:hAnsi="Times New Roman" w:cs="Times New Roman"/>
                <w:sz w:val="20"/>
                <w:szCs w:val="20"/>
                <w:lang w:eastAsia="zh-CN"/>
              </w:rPr>
              <w:t>Customer</w:t>
            </w:r>
          </w:p>
        </w:tc>
      </w:tr>
      <w:tr w:rsidR="001F09CD" w14:paraId="2C4464ED"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D441B"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BA75C2"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w:eastAsia="宋体" w:hAnsi="Times" w:cs="Times New Roman"/>
                <w:sz w:val="20"/>
                <w:szCs w:val="20"/>
                <w:lang w:eastAsia="zh-CN"/>
              </w:rPr>
              <w:t>The server would like to delete some actuators from actuator table.</w:t>
            </w:r>
          </w:p>
        </w:tc>
      </w:tr>
      <w:tr w:rsidR="001F09CD" w14:paraId="1D4A8F7A"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09C9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E3DAB9" w14:textId="77777777" w:rsidR="001F09CD" w:rsidRDefault="00D44AF3">
            <w:pPr>
              <w:pStyle w:val="TableParagraph"/>
              <w:spacing w:line="222" w:lineRule="exact"/>
              <w:rPr>
                <w:rFonts w:ascii="Times" w:eastAsia="宋体" w:hAnsi="Times" w:cs="Times New Roman"/>
                <w:sz w:val="20"/>
                <w:szCs w:val="20"/>
                <w:lang w:eastAsia="zh-CN"/>
              </w:rPr>
            </w:pPr>
            <w:r>
              <w:rPr>
                <w:rFonts w:ascii="Times" w:eastAsia="宋体" w:hAnsi="Times" w:cs="Times New Roman"/>
                <w:sz w:val="20"/>
                <w:szCs w:val="20"/>
                <w:lang w:eastAsia="zh-CN"/>
              </w:rPr>
              <w:t xml:space="preserve">The server wants to delete some actuators from actuator table. And then </w:t>
            </w:r>
            <w:r>
              <w:rPr>
                <w:rFonts w:ascii="Times New Roman" w:eastAsia="Times New Roman" w:hAnsi="Times New Roman" w:cs="Times New Roman"/>
                <w:sz w:val="20"/>
                <w:szCs w:val="20"/>
              </w:rPr>
              <w:t>the server calls the delete actuator function</w:t>
            </w:r>
            <w:r>
              <w:rPr>
                <w:rFonts w:ascii="宋体" w:eastAsia="宋体" w:hAnsi="宋体" w:cs="宋体" w:hint="eastAsia"/>
                <w:sz w:val="20"/>
                <w:szCs w:val="20"/>
                <w:lang w:eastAsia="zh-CN"/>
              </w:rPr>
              <w:t>.</w:t>
            </w:r>
          </w:p>
        </w:tc>
      </w:tr>
      <w:tr w:rsidR="001F09CD" w14:paraId="18C6EC28" w14:textId="77777777">
        <w:trPr>
          <w:trHeight w:hRule="exact" w:val="24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6EEB8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D7679" w14:textId="77777777" w:rsidR="001F09CD" w:rsidRDefault="00D44AF3">
            <w:pPr>
              <w:pStyle w:val="TableParagraph"/>
              <w:spacing w:line="222" w:lineRule="exact"/>
              <w:rPr>
                <w:rFonts w:ascii="Times New Roman" w:eastAsia="宋体" w:hAnsi="Times New Roman" w:cs="Times New Roman"/>
                <w:sz w:val="20"/>
                <w:szCs w:val="20"/>
                <w:lang w:eastAsia="zh-CN"/>
              </w:rPr>
            </w:pPr>
            <w:r>
              <w:rPr>
                <w:rFonts w:ascii="Times New Roman" w:eastAsia="宋体" w:hAnsi="Times New Roman" w:cs="Times New Roman"/>
                <w:sz w:val="20"/>
                <w:szCs w:val="20"/>
                <w:lang w:eastAsia="zh-CN"/>
              </w:rPr>
              <w:t>Server</w:t>
            </w:r>
          </w:p>
        </w:tc>
      </w:tr>
      <w:tr w:rsidR="001F09CD" w14:paraId="67639E43" w14:textId="77777777">
        <w:trPr>
          <w:trHeight w:hRule="exact" w:val="30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E7919" w14:textId="77777777" w:rsidR="001F09CD" w:rsidRDefault="00D44AF3">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588143" w14:textId="77777777" w:rsidR="001F09CD" w:rsidRDefault="00D44AF3">
            <w:pPr>
              <w:pStyle w:val="TableParagraph"/>
              <w:spacing w:line="222" w:lineRule="exact"/>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The server calls the </w:t>
            </w:r>
            <w:r>
              <w:rPr>
                <w:rFonts w:ascii="Times New Roman" w:eastAsiaTheme="minorEastAsia" w:hAnsi="Times New Roman" w:cs="Times New Roman"/>
                <w:sz w:val="20"/>
                <w:szCs w:val="20"/>
                <w:lang w:eastAsia="zh-CN"/>
              </w:rPr>
              <w:t>delete</w:t>
            </w:r>
            <w:r>
              <w:rPr>
                <w:rFonts w:ascii="Times New Roman" w:eastAsia="Times New Roman" w:hAnsi="Times New Roman" w:cs="Times New Roman"/>
                <w:sz w:val="20"/>
                <w:szCs w:val="20"/>
              </w:rPr>
              <w:t xml:space="preserve"> actuator function</w:t>
            </w:r>
            <w:r>
              <w:rPr>
                <w:rFonts w:ascii="宋体" w:eastAsia="宋体" w:hAnsi="宋体" w:cs="宋体" w:hint="eastAsia"/>
                <w:sz w:val="20"/>
                <w:szCs w:val="20"/>
                <w:lang w:eastAsia="zh-CN"/>
              </w:rPr>
              <w:t>.</w:t>
            </w:r>
          </w:p>
        </w:tc>
      </w:tr>
      <w:tr w:rsidR="001F09CD" w14:paraId="27795D3F" w14:textId="77777777">
        <w:trPr>
          <w:trHeight w:hRule="exact" w:val="462"/>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B4FA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B6EF0"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operator’s attribute is the administrator.</w:t>
            </w:r>
          </w:p>
          <w:p w14:paraId="2A0BF316"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4FB3BEB6"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B13F3"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937DB" w14:textId="77777777" w:rsidR="001F09CD" w:rsidRDefault="00D44AF3">
            <w:pPr>
              <w:pStyle w:val="TableParagraph"/>
              <w:spacing w:before="112"/>
              <w:jc w:val="center"/>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2099A8"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53347B6A" w14:textId="77777777">
        <w:trPr>
          <w:trHeight w:hRule="exact" w:val="7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A82F8C"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34E91E"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server calls the delete actuator function, which gives the actuator ID, room ID and user ID.</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E02D3F"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12693308" w14:textId="77777777">
        <w:trPr>
          <w:trHeight w:hRule="exact" w:val="71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6F6DD2"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4E2BD"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0B3125" w14:textId="77777777" w:rsidR="001F09CD" w:rsidRDefault="00D44AF3">
            <w:r>
              <w:rPr>
                <w:rFonts w:ascii="Times" w:eastAsia="宋体" w:hAnsi="Times" w:cs="Times New Roman"/>
                <w:sz w:val="20"/>
                <w:szCs w:val="20"/>
                <w:lang w:eastAsia="zh-CN"/>
              </w:rPr>
              <w:t>The database determines the current user’s attribute and judge whether it can be deleted.</w:t>
            </w:r>
          </w:p>
        </w:tc>
      </w:tr>
      <w:tr w:rsidR="001F09CD" w14:paraId="6AB9BD2B" w14:textId="77777777">
        <w:trPr>
          <w:trHeight w:hRule="exact" w:val="415"/>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D78488"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045250"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D69908"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Find out target actuator.</w:t>
            </w:r>
          </w:p>
        </w:tc>
      </w:tr>
      <w:tr w:rsidR="001F09CD" w14:paraId="6B4BFD8D"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9AFEB9" w14:textId="77777777" w:rsidR="001F09CD" w:rsidRDefault="00D44AF3">
            <w:pPr>
              <w:pStyle w:val="TableParagraph"/>
              <w:spacing w:line="222" w:lineRule="exact"/>
              <w:ind w:right="25"/>
              <w:jc w:val="right"/>
              <w:rPr>
                <w:rFonts w:ascii="Times New Roman"/>
                <w:w w:val="110"/>
                <w:sz w:val="20"/>
              </w:rPr>
            </w:pPr>
            <w:r>
              <w:rPr>
                <w:rFonts w:ascii="宋体" w:eastAsia="宋体" w:hAnsi="宋体" w:hint="eastAsia"/>
                <w:w w:val="110"/>
                <w:sz w:val="20"/>
                <w:lang w:eastAsia="zh-CN"/>
              </w:rPr>
              <w:t>4</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2AF2D2"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B2469E"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Remove the target actuator.</w:t>
            </w:r>
          </w:p>
        </w:tc>
      </w:tr>
      <w:tr w:rsidR="001F09CD" w14:paraId="1BBF7CC1"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4B08A0"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5</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296CC73"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2E27F4"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Update the other table.</w:t>
            </w:r>
          </w:p>
        </w:tc>
      </w:tr>
      <w:tr w:rsidR="001F09CD" w14:paraId="466C3559" w14:textId="77777777">
        <w:trPr>
          <w:trHeight w:hRule="exact" w:val="43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21CC09" w14:textId="77777777" w:rsidR="001F09CD" w:rsidRDefault="00D44AF3">
            <w:pPr>
              <w:pStyle w:val="TableParagraph"/>
              <w:spacing w:line="222" w:lineRule="exact"/>
              <w:ind w:right="25"/>
              <w:jc w:val="right"/>
              <w:rPr>
                <w:rFonts w:ascii="宋体" w:eastAsia="宋体" w:hAnsi="宋体"/>
                <w:w w:val="110"/>
                <w:sz w:val="20"/>
                <w:lang w:eastAsia="zh-CN"/>
              </w:rPr>
            </w:pPr>
            <w:r>
              <w:rPr>
                <w:rFonts w:ascii="宋体" w:eastAsia="宋体" w:hAnsi="宋体" w:hint="eastAsia"/>
                <w:w w:val="110"/>
                <w:sz w:val="20"/>
                <w:lang w:eastAsia="zh-CN"/>
              </w:rPr>
              <w:t>6</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9D3987"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B4DC17"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success.</w:t>
            </w:r>
          </w:p>
        </w:tc>
      </w:tr>
      <w:tr w:rsidR="001F09CD" w14:paraId="6E137CDE" w14:textId="77777777">
        <w:trPr>
          <w:trHeight w:hRule="exact" w:val="417"/>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76CC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3DE4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r>
      <w:tr w:rsidR="001F09CD" w14:paraId="3EF57F34" w14:textId="77777777">
        <w:trPr>
          <w:trHeight w:hRule="exact" w:val="409"/>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AA557E"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EC4ED"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1F09CD" w14:paraId="3B4642AC" w14:textId="77777777">
        <w:trPr>
          <w:trHeight w:hRule="exact" w:val="506"/>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DD630"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Postconditions</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AEE9A5" w14:textId="77777777" w:rsidR="001F09CD" w:rsidRDefault="00D44AF3">
            <w:pPr>
              <w:pStyle w:val="TableParagraph"/>
              <w:spacing w:line="222" w:lineRule="exact"/>
              <w:ind w:left="27"/>
              <w:rPr>
                <w:rFonts w:ascii="Times New Roman" w:eastAsia="Times New Roman" w:hAnsi="Times New Roman" w:cs="Times New Roman"/>
                <w:sz w:val="20"/>
                <w:szCs w:val="20"/>
              </w:rPr>
            </w:pPr>
            <w:r>
              <w:rPr>
                <w:rFonts w:ascii="Times" w:eastAsia="宋体" w:hAnsi="Times" w:cs="Times New Roman"/>
                <w:sz w:val="20"/>
                <w:szCs w:val="20"/>
                <w:lang w:eastAsia="zh-CN"/>
              </w:rPr>
              <w:t>The database removes the target actuator and return the flag of result.</w:t>
            </w:r>
          </w:p>
        </w:tc>
      </w:tr>
      <w:tr w:rsidR="001F09CD" w14:paraId="0A5CBD2F" w14:textId="77777777">
        <w:trPr>
          <w:trHeight w:hRule="exact" w:val="312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89156" w14:textId="77777777" w:rsidR="001F09CD" w:rsidRDefault="00D44AF3">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6C4358" w14:textId="77777777" w:rsidR="001F09CD" w:rsidRDefault="001F09CD">
            <w:pPr>
              <w:pStyle w:val="TableParagraph"/>
              <w:spacing w:before="6"/>
              <w:rPr>
                <w:rFonts w:ascii="Times New Roman" w:eastAsia="Times New Roman" w:hAnsi="Times New Roman" w:cs="Times New Roman"/>
                <w:sz w:val="19"/>
                <w:szCs w:val="19"/>
              </w:rPr>
            </w:pPr>
          </w:p>
          <w:p w14:paraId="29605C2A" w14:textId="77777777" w:rsidR="001F09CD" w:rsidRDefault="00D44AF3">
            <w:pPr>
              <w:pStyle w:val="TableParagraph"/>
              <w:spacing w:line="200" w:lineRule="atLeast"/>
              <w:ind w:left="373"/>
              <w:rPr>
                <w:rFonts w:ascii="Times New Roman" w:eastAsia="Times New Roman" w:hAnsi="Times New Roman" w:cs="Times New Roman"/>
                <w:sz w:val="20"/>
                <w:szCs w:val="20"/>
              </w:rPr>
            </w:pPr>
            <w:r>
              <w:rPr>
                <w:noProof/>
                <w:lang w:eastAsia="zh-CN"/>
              </w:rPr>
              <w:drawing>
                <wp:inline distT="0" distB="0" distL="0" distR="0" wp14:anchorId="0655CA01" wp14:editId="24334D13">
                  <wp:extent cx="4114800" cy="1713230"/>
                  <wp:effectExtent l="0" t="0" r="0" b="1270"/>
                  <wp:docPr id="701560870" name="图片 7015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0870" name="图片 70156087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14800" cy="1713230"/>
                          </a:xfrm>
                          <a:prstGeom prst="rect">
                            <a:avLst/>
                          </a:prstGeom>
                        </pic:spPr>
                      </pic:pic>
                    </a:graphicData>
                  </a:graphic>
                </wp:inline>
              </w:drawing>
            </w:r>
          </w:p>
          <w:p w14:paraId="70BC7EE3" w14:textId="77777777" w:rsidR="001F09CD" w:rsidRDefault="001F09CD">
            <w:pPr>
              <w:pStyle w:val="TableParagraph"/>
              <w:spacing w:before="6"/>
              <w:rPr>
                <w:rFonts w:ascii="Times New Roman" w:eastAsia="Times New Roman" w:hAnsi="Times New Roman" w:cs="Times New Roman"/>
                <w:sz w:val="25"/>
                <w:szCs w:val="25"/>
              </w:rPr>
            </w:pPr>
          </w:p>
        </w:tc>
      </w:tr>
      <w:tr w:rsidR="001F09CD" w14:paraId="78B57329" w14:textId="77777777">
        <w:trPr>
          <w:trHeight w:hRule="exact" w:val="39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D26B26" w14:textId="77777777" w:rsidR="001F09CD" w:rsidRDefault="00D44AF3">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6557AF" w14:textId="77777777" w:rsidR="001F09CD" w:rsidRDefault="00D44AF3">
            <w:pPr>
              <w:pStyle w:val="TableParagraph"/>
              <w:spacing w:before="112"/>
              <w:ind w:left="946"/>
              <w:rPr>
                <w:rFonts w:ascii="Times New Roman"/>
                <w:spacing w:val="-2"/>
                <w:w w:val="115"/>
                <w:sz w:val="20"/>
              </w:rPr>
            </w:pPr>
            <w:r>
              <w:rPr>
                <w:rFonts w:ascii="Times New Roman"/>
                <w:spacing w:val="-2"/>
                <w:w w:val="115"/>
                <w:sz w:val="20"/>
              </w:rPr>
              <w:t>Actor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E1CE55" w14:textId="77777777" w:rsidR="001F09CD" w:rsidRDefault="00D44AF3">
            <w:pPr>
              <w:pStyle w:val="TableParagraph"/>
              <w:spacing w:before="112"/>
              <w:ind w:right="17"/>
              <w:jc w:val="center"/>
              <w:rPr>
                <w:rFonts w:ascii="Times New Roman"/>
                <w:spacing w:val="-2"/>
                <w:w w:val="115"/>
                <w:sz w:val="20"/>
              </w:rPr>
            </w:pPr>
            <w:r>
              <w:rPr>
                <w:rFonts w:ascii="Times New Roman"/>
                <w:spacing w:val="-2"/>
                <w:w w:val="115"/>
                <w:sz w:val="20"/>
              </w:rPr>
              <w:t>System</w:t>
            </w:r>
          </w:p>
        </w:tc>
      </w:tr>
      <w:tr w:rsidR="001F09CD" w14:paraId="183872A7" w14:textId="77777777">
        <w:trPr>
          <w:trHeight w:hRule="exact" w:val="813"/>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0FD564" w14:textId="77777777" w:rsidR="001F09CD" w:rsidRDefault="00D44AF3">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7A53F0"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current user has no authority to delete the actuator.</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30CA2" w14:textId="77777777" w:rsidR="001F09CD" w:rsidRDefault="001F09CD">
            <w:pPr>
              <w:pStyle w:val="TableParagraph"/>
              <w:spacing w:line="222" w:lineRule="exact"/>
              <w:ind w:left="27"/>
              <w:rPr>
                <w:rFonts w:ascii="Times New Roman" w:eastAsia="Times New Roman" w:hAnsi="Times New Roman" w:cs="Times New Roman"/>
                <w:sz w:val="20"/>
                <w:szCs w:val="20"/>
              </w:rPr>
            </w:pPr>
          </w:p>
        </w:tc>
      </w:tr>
      <w:tr w:rsidR="001F09CD" w14:paraId="2F0C96C2" w14:textId="77777777">
        <w:trPr>
          <w:trHeight w:hRule="exact" w:val="55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93354D"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1</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70B37F"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A2F7E3" w14:textId="77777777" w:rsidR="001F09CD" w:rsidRDefault="00D44AF3">
            <w:pPr>
              <w:pStyle w:val="TableParagraph"/>
              <w:spacing w:line="222" w:lineRule="exact"/>
              <w:ind w:left="27"/>
              <w:rPr>
                <w:rFonts w:ascii="Times" w:eastAsia="宋体" w:hAnsi="Times" w:cs="Times New Roman"/>
                <w:sz w:val="20"/>
                <w:szCs w:val="20"/>
                <w:lang w:eastAsia="zh-CN"/>
              </w:rPr>
            </w:pPr>
            <w:r>
              <w:rPr>
                <w:rFonts w:ascii="Times" w:eastAsia="宋体" w:hAnsi="Times" w:cs="Times New Roman"/>
                <w:sz w:val="20"/>
                <w:szCs w:val="20"/>
                <w:lang w:eastAsia="zh-CN"/>
              </w:rPr>
              <w:t>Return the flag of no permission.</w:t>
            </w:r>
          </w:p>
        </w:tc>
      </w:tr>
      <w:tr w:rsidR="001F09CD" w14:paraId="100A4766"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05B68" w14:textId="77777777" w:rsidR="001F09CD" w:rsidRDefault="00D44AF3">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BF70D5" w14:textId="77777777" w:rsidR="001F09CD" w:rsidRDefault="00D44AF3">
            <w:pPr>
              <w:pStyle w:val="TableParagraph"/>
              <w:spacing w:line="222" w:lineRule="exact"/>
              <w:ind w:left="27"/>
              <w:rPr>
                <w:rFonts w:ascii="Times New Roman" w:eastAsia="宋体" w:hAnsi="Times New Roman" w:cs="Times New Roman"/>
                <w:sz w:val="20"/>
                <w:szCs w:val="20"/>
                <w:lang w:eastAsia="zh-CN"/>
              </w:rPr>
            </w:pPr>
            <w:r>
              <w:rPr>
                <w:rFonts w:ascii="Times" w:eastAsia="宋体" w:hAnsi="Times" w:cs="Times New Roman"/>
                <w:sz w:val="20"/>
                <w:szCs w:val="20"/>
                <w:lang w:eastAsia="zh-CN"/>
              </w:rPr>
              <w:t>The actuator that be searched does not exist.</w:t>
            </w: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833B"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w:t>
            </w:r>
          </w:p>
          <w:p w14:paraId="5AAF3ED5" w14:textId="77777777" w:rsidR="001F09CD" w:rsidRDefault="001F09CD">
            <w:pPr>
              <w:pStyle w:val="TableParagraph"/>
              <w:spacing w:line="222" w:lineRule="exact"/>
              <w:ind w:left="27"/>
              <w:rPr>
                <w:rFonts w:ascii="Times" w:eastAsia="宋体" w:hAnsi="Times" w:cs="Times New Roman"/>
                <w:sz w:val="20"/>
                <w:szCs w:val="20"/>
                <w:lang w:eastAsia="zh-CN"/>
              </w:rPr>
            </w:pPr>
          </w:p>
        </w:tc>
      </w:tr>
      <w:tr w:rsidR="001F09CD" w14:paraId="4DFA1757" w14:textId="77777777">
        <w:trPr>
          <w:trHeight w:hRule="exact" w:val="574"/>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61DB9C"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2</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32DB6B" w14:textId="77777777" w:rsidR="001F09CD" w:rsidRDefault="001F09CD">
            <w:pPr>
              <w:pStyle w:val="TableParagraph"/>
              <w:spacing w:line="222" w:lineRule="exact"/>
              <w:ind w:left="27"/>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187981"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Return the flag of not exist.</w:t>
            </w:r>
          </w:p>
        </w:tc>
      </w:tr>
      <w:tr w:rsidR="001F09CD" w14:paraId="2E66EB57"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5E3768" w14:textId="77777777" w:rsidR="001F09CD" w:rsidRDefault="00D44AF3">
            <w:pPr>
              <w:pStyle w:val="TableParagraph"/>
              <w:spacing w:line="222" w:lineRule="exact"/>
              <w:ind w:right="25"/>
              <w:jc w:val="right"/>
              <w:rPr>
                <w:rFonts w:ascii="Times New Roman" w:eastAsiaTheme="minorEastAsia"/>
                <w:w w:val="110"/>
                <w:sz w:val="20"/>
                <w:lang w:eastAsia="zh-CN"/>
              </w:rPr>
            </w:pPr>
            <w:r>
              <w:rPr>
                <w:rFonts w:ascii="Times New Roman" w:eastAsiaTheme="minorEastAsia"/>
                <w:w w:val="110"/>
                <w:sz w:val="20"/>
                <w:lang w:eastAsia="zh-CN"/>
              </w:rPr>
              <w:lastRenderedPageBreak/>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80393E"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 xml:space="preserve">The user decides to "cancel" the process after deciding to remove the actuator. </w:t>
            </w:r>
          </w:p>
          <w:p w14:paraId="0520DCAA" w14:textId="77777777" w:rsidR="001F09CD" w:rsidRDefault="001F09CD">
            <w:pPr>
              <w:pStyle w:val="TableParagraph"/>
              <w:spacing w:line="222" w:lineRule="exact"/>
              <w:ind w:left="27"/>
              <w:rPr>
                <w:rFonts w:ascii="Times New Roman" w:eastAsia="宋体" w:hAnsi="Times New Roman"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BE10C4" w14:textId="77777777" w:rsidR="001F09CD" w:rsidRDefault="00D44AF3">
            <w:pPr>
              <w:spacing w:before="100" w:beforeAutospacing="1" w:after="100" w:afterAutospacing="1"/>
              <w:ind w:firstLine="720"/>
              <w:rPr>
                <w:rFonts w:ascii="Times" w:eastAsia="宋体" w:hAnsi="Times" w:cs="Times New Roman"/>
                <w:sz w:val="20"/>
                <w:szCs w:val="20"/>
                <w:lang w:eastAsia="zh-CN"/>
              </w:rPr>
            </w:pPr>
            <w:r>
              <w:rPr>
                <w:rFonts w:ascii="Times" w:eastAsia="宋体" w:hAnsi="Times" w:cs="Times New Roman"/>
                <w:sz w:val="20"/>
                <w:szCs w:val="20"/>
                <w:lang w:eastAsia="zh-CN"/>
              </w:rPr>
              <w:t>.</w:t>
            </w:r>
          </w:p>
          <w:p w14:paraId="0E961316" w14:textId="77777777" w:rsidR="001F09CD" w:rsidRDefault="001F09CD">
            <w:pPr>
              <w:spacing w:before="100" w:beforeAutospacing="1" w:after="100" w:afterAutospacing="1"/>
              <w:rPr>
                <w:rFonts w:ascii="Times" w:eastAsia="宋体" w:hAnsi="Times" w:cs="Times New Roman"/>
                <w:sz w:val="20"/>
                <w:szCs w:val="20"/>
                <w:lang w:eastAsia="zh-CN"/>
              </w:rPr>
            </w:pPr>
          </w:p>
        </w:tc>
      </w:tr>
      <w:tr w:rsidR="001F09CD" w14:paraId="62E76DA6" w14:textId="77777777">
        <w:trPr>
          <w:trHeight w:hRule="exact" w:val="588"/>
          <w:jc w:val="center"/>
        </w:trPr>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5F32DC" w14:textId="77777777" w:rsidR="001F09CD" w:rsidRDefault="00D44AF3">
            <w:pPr>
              <w:pStyle w:val="TableParagraph"/>
              <w:spacing w:line="222" w:lineRule="exact"/>
              <w:ind w:right="25"/>
              <w:jc w:val="right"/>
              <w:rPr>
                <w:rFonts w:ascii="Times New Roman" w:eastAsia="宋体"/>
                <w:w w:val="110"/>
                <w:sz w:val="20"/>
                <w:lang w:eastAsia="zh-CN"/>
              </w:rPr>
            </w:pPr>
            <w:r>
              <w:rPr>
                <w:rFonts w:ascii="Times New Roman" w:eastAsia="宋体"/>
                <w:w w:val="110"/>
                <w:sz w:val="20"/>
                <w:lang w:eastAsia="zh-CN"/>
              </w:rPr>
              <w:t>3</w:t>
            </w:r>
          </w:p>
        </w:tc>
        <w:tc>
          <w:tcPr>
            <w:tcW w:w="35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2EFBFD" w14:textId="77777777" w:rsidR="001F09CD" w:rsidRDefault="001F09CD">
            <w:pPr>
              <w:spacing w:before="100" w:beforeAutospacing="1" w:after="100" w:afterAutospacing="1"/>
              <w:rPr>
                <w:rFonts w:ascii="Times" w:eastAsia="宋体" w:hAnsi="Times" w:cs="Times New Roman"/>
                <w:sz w:val="20"/>
                <w:szCs w:val="20"/>
                <w:lang w:eastAsia="zh-CN"/>
              </w:rPr>
            </w:pPr>
          </w:p>
        </w:tc>
        <w:tc>
          <w:tcPr>
            <w:tcW w:w="3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85D921" w14:textId="77777777" w:rsidR="001F09CD" w:rsidRDefault="00D44AF3">
            <w:pPr>
              <w:spacing w:before="100" w:beforeAutospacing="1" w:after="100" w:afterAutospacing="1"/>
              <w:rPr>
                <w:rFonts w:ascii="Times" w:eastAsia="宋体" w:hAnsi="Times" w:cs="Times New Roman"/>
                <w:sz w:val="20"/>
                <w:szCs w:val="20"/>
                <w:lang w:eastAsia="zh-CN"/>
              </w:rPr>
            </w:pPr>
            <w:r>
              <w:rPr>
                <w:rFonts w:ascii="Times" w:eastAsia="宋体" w:hAnsi="Times" w:cs="Times New Roman"/>
                <w:sz w:val="20"/>
                <w:szCs w:val="20"/>
                <w:lang w:eastAsia="zh-CN"/>
              </w:rPr>
              <w:t>The database terminates the current operation</w:t>
            </w:r>
          </w:p>
        </w:tc>
      </w:tr>
    </w:tbl>
    <w:p w14:paraId="2770AC07" w14:textId="77777777" w:rsidR="00366119" w:rsidRDefault="00366119" w:rsidP="00366119">
      <w:pPr>
        <w:pStyle w:val="2"/>
      </w:pPr>
      <w:bookmarkStart w:id="241" w:name="_Toc5208516"/>
      <w:bookmarkStart w:id="242" w:name="_Toc5192601"/>
      <w:bookmarkStart w:id="243" w:name="_Toc5206159"/>
      <w:bookmarkStart w:id="244" w:name="_Toc5206309"/>
      <w:bookmarkStart w:id="245" w:name="_Toc5632240"/>
      <w:bookmarkStart w:id="246" w:name="_Toc5192603"/>
      <w:bookmarkStart w:id="247" w:name="_Toc5208520"/>
      <w:bookmarkStart w:id="248" w:name="_Toc5206311"/>
      <w:bookmarkStart w:id="249" w:name="_Toc5206161"/>
      <w:r>
        <w:t>2.7 Use Cases of Hardware</w:t>
      </w:r>
      <w:bookmarkEnd w:id="241"/>
      <w:bookmarkEnd w:id="242"/>
      <w:bookmarkEnd w:id="243"/>
      <w:bookmarkEnd w:id="244"/>
      <w:bookmarkEnd w:id="245"/>
    </w:p>
    <w:p w14:paraId="288462E9" w14:textId="77777777" w:rsidR="00366119" w:rsidRDefault="00366119" w:rsidP="00366119">
      <w:pPr>
        <w:rPr>
          <w:lang w:eastAsia="en-US"/>
        </w:rPr>
      </w:pPr>
      <w:r>
        <w:rPr>
          <w:lang w:eastAsia="en-US"/>
        </w:rPr>
        <w:t>This section is written for developer who wants to know the functions of hardware.</w:t>
      </w:r>
    </w:p>
    <w:p w14:paraId="79D33A5D" w14:textId="77777777" w:rsidR="00366119" w:rsidRDefault="00366119" w:rsidP="00366119">
      <w:pPr>
        <w:pStyle w:val="3"/>
      </w:pPr>
      <w:bookmarkStart w:id="250" w:name="_Toc5208517"/>
      <w:bookmarkStart w:id="251" w:name="_Toc5192602"/>
      <w:bookmarkStart w:id="252" w:name="_Toc5206160"/>
      <w:bookmarkStart w:id="253" w:name="_Toc5206310"/>
      <w:bookmarkStart w:id="254" w:name="_Toc5632241"/>
      <w:r>
        <w:t>2.7.1 Sensors &amp; Lights Wants to Send the Status</w:t>
      </w:r>
      <w:bookmarkEnd w:id="250"/>
      <w:bookmarkEnd w:id="251"/>
      <w:bookmarkEnd w:id="252"/>
      <w:bookmarkEnd w:id="253"/>
      <w:bookmarkEnd w:id="254"/>
    </w:p>
    <w:tbl>
      <w:tblPr>
        <w:tblStyle w:val="af6"/>
        <w:tblW w:w="8630" w:type="dxa"/>
        <w:tblInd w:w="113" w:type="dxa"/>
        <w:tblLayout w:type="fixed"/>
        <w:tblLook w:val="04A0" w:firstRow="1" w:lastRow="0" w:firstColumn="1" w:lastColumn="0" w:noHBand="0" w:noVBand="1"/>
      </w:tblPr>
      <w:tblGrid>
        <w:gridCol w:w="1980"/>
        <w:gridCol w:w="3118"/>
        <w:gridCol w:w="3532"/>
      </w:tblGrid>
      <w:tr w:rsidR="00366119" w14:paraId="53A3F24A" w14:textId="77777777" w:rsidTr="00946BD1">
        <w:tc>
          <w:tcPr>
            <w:tcW w:w="1980" w:type="dxa"/>
          </w:tcPr>
          <w:p w14:paraId="37730B0E"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Use Case</w:t>
            </w:r>
          </w:p>
        </w:tc>
        <w:tc>
          <w:tcPr>
            <w:tcW w:w="6650" w:type="dxa"/>
            <w:gridSpan w:val="2"/>
          </w:tcPr>
          <w:p w14:paraId="537BE8EF"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Wants to Send the Status</w:t>
            </w:r>
          </w:p>
        </w:tc>
      </w:tr>
      <w:tr w:rsidR="00366119" w14:paraId="779637E7" w14:textId="77777777" w:rsidTr="00946BD1">
        <w:tc>
          <w:tcPr>
            <w:tcW w:w="1980" w:type="dxa"/>
          </w:tcPr>
          <w:p w14:paraId="5392D613"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Version</w:t>
            </w:r>
          </w:p>
        </w:tc>
        <w:tc>
          <w:tcPr>
            <w:tcW w:w="6650" w:type="dxa"/>
            <w:gridSpan w:val="2"/>
          </w:tcPr>
          <w:p w14:paraId="432B84E6"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r>
              <w:rPr>
                <w:rFonts w:ascii="Times New Roman"/>
                <w:spacing w:val="-1"/>
                <w:w w:val="120"/>
                <w:kern w:val="0"/>
                <w:sz w:val="20"/>
              </w:rPr>
              <w:t>.0</w:t>
            </w:r>
          </w:p>
        </w:tc>
      </w:tr>
      <w:tr w:rsidR="00366119" w14:paraId="2EEFD9D1" w14:textId="77777777" w:rsidTr="00946BD1">
        <w:tc>
          <w:tcPr>
            <w:tcW w:w="1980" w:type="dxa"/>
          </w:tcPr>
          <w:p w14:paraId="58EB9CA4"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Author</w:t>
            </w:r>
          </w:p>
        </w:tc>
        <w:tc>
          <w:tcPr>
            <w:tcW w:w="6650" w:type="dxa"/>
            <w:gridSpan w:val="2"/>
          </w:tcPr>
          <w:p w14:paraId="61E52601"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 xml:space="preserve">Rui </w:t>
            </w:r>
            <w:proofErr w:type="spellStart"/>
            <w:r>
              <w:rPr>
                <w:rFonts w:ascii="Times New Roman"/>
                <w:spacing w:val="-1"/>
                <w:w w:val="120"/>
                <w:kern w:val="0"/>
                <w:sz w:val="20"/>
              </w:rPr>
              <w:t>Raposo</w:t>
            </w:r>
            <w:proofErr w:type="spellEnd"/>
            <w:r>
              <w:rPr>
                <w:rFonts w:ascii="Times New Roman"/>
                <w:spacing w:val="-1"/>
                <w:w w:val="120"/>
                <w:kern w:val="0"/>
                <w:sz w:val="20"/>
              </w:rPr>
              <w:t xml:space="preserve">, </w:t>
            </w:r>
            <w:proofErr w:type="spellStart"/>
            <w:r>
              <w:rPr>
                <w:rFonts w:ascii="Times New Roman"/>
                <w:spacing w:val="-1"/>
                <w:w w:val="120"/>
                <w:kern w:val="0"/>
                <w:sz w:val="20"/>
              </w:rPr>
              <w:t>Hongfan</w:t>
            </w:r>
            <w:proofErr w:type="spellEnd"/>
            <w:r>
              <w:rPr>
                <w:rFonts w:ascii="Times New Roman"/>
                <w:spacing w:val="-1"/>
                <w:w w:val="120"/>
                <w:kern w:val="0"/>
                <w:sz w:val="20"/>
              </w:rPr>
              <w:t xml:space="preserve"> Zhang</w:t>
            </w:r>
          </w:p>
        </w:tc>
      </w:tr>
      <w:tr w:rsidR="00366119" w14:paraId="7E05720B" w14:textId="77777777" w:rsidTr="00946BD1">
        <w:tc>
          <w:tcPr>
            <w:tcW w:w="1980" w:type="dxa"/>
          </w:tcPr>
          <w:p w14:paraId="4283FE84"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Source</w:t>
            </w:r>
          </w:p>
        </w:tc>
        <w:tc>
          <w:tcPr>
            <w:tcW w:w="6650" w:type="dxa"/>
            <w:gridSpan w:val="2"/>
          </w:tcPr>
          <w:p w14:paraId="5CC7F4C1"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D</w:t>
            </w:r>
            <w:r>
              <w:rPr>
                <w:rFonts w:ascii="Times New Roman"/>
                <w:spacing w:val="-1"/>
                <w:w w:val="120"/>
                <w:kern w:val="0"/>
                <w:sz w:val="20"/>
              </w:rPr>
              <w:t>irectly from Portuguese teacher</w:t>
            </w:r>
          </w:p>
        </w:tc>
      </w:tr>
      <w:tr w:rsidR="00366119" w14:paraId="2F628302" w14:textId="77777777" w:rsidTr="00946BD1">
        <w:tc>
          <w:tcPr>
            <w:tcW w:w="1980" w:type="dxa"/>
          </w:tcPr>
          <w:p w14:paraId="31F4F959"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Purpose</w:t>
            </w:r>
          </w:p>
        </w:tc>
        <w:tc>
          <w:tcPr>
            <w:tcW w:w="6650" w:type="dxa"/>
            <w:gridSpan w:val="2"/>
          </w:tcPr>
          <w:p w14:paraId="1E0E8DCC"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Send the Status</w:t>
            </w:r>
          </w:p>
        </w:tc>
      </w:tr>
      <w:tr w:rsidR="00366119" w14:paraId="5637607E" w14:textId="77777777" w:rsidTr="00946BD1">
        <w:tc>
          <w:tcPr>
            <w:tcW w:w="1980" w:type="dxa"/>
          </w:tcPr>
          <w:p w14:paraId="7148AA88"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Goals</w:t>
            </w:r>
          </w:p>
        </w:tc>
        <w:tc>
          <w:tcPr>
            <w:tcW w:w="6650" w:type="dxa"/>
            <w:gridSpan w:val="2"/>
          </w:tcPr>
          <w:p w14:paraId="0BC31633"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66119" w14:paraId="7D018E01" w14:textId="77777777" w:rsidTr="00946BD1">
        <w:tc>
          <w:tcPr>
            <w:tcW w:w="1980" w:type="dxa"/>
          </w:tcPr>
          <w:p w14:paraId="257DA3EE"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Summary</w:t>
            </w:r>
          </w:p>
        </w:tc>
        <w:tc>
          <w:tcPr>
            <w:tcW w:w="6650" w:type="dxa"/>
            <w:gridSpan w:val="2"/>
          </w:tcPr>
          <w:p w14:paraId="6006B95A"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w:t>
            </w:r>
          </w:p>
        </w:tc>
      </w:tr>
      <w:tr w:rsidR="00366119" w14:paraId="56FC33D6" w14:textId="77777777" w:rsidTr="00946BD1">
        <w:tc>
          <w:tcPr>
            <w:tcW w:w="1980" w:type="dxa"/>
          </w:tcPr>
          <w:p w14:paraId="3FB1B42D"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Actors</w:t>
            </w:r>
          </w:p>
        </w:tc>
        <w:tc>
          <w:tcPr>
            <w:tcW w:w="6650" w:type="dxa"/>
            <w:gridSpan w:val="2"/>
          </w:tcPr>
          <w:p w14:paraId="1F59E6E9"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r>
      <w:tr w:rsidR="00366119" w14:paraId="30D39518" w14:textId="77777777" w:rsidTr="00946BD1">
        <w:tc>
          <w:tcPr>
            <w:tcW w:w="1980" w:type="dxa"/>
          </w:tcPr>
          <w:p w14:paraId="245D859D"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Trigger</w:t>
            </w:r>
          </w:p>
        </w:tc>
        <w:tc>
          <w:tcPr>
            <w:tcW w:w="6650" w:type="dxa"/>
            <w:gridSpan w:val="2"/>
          </w:tcPr>
          <w:p w14:paraId="32DBAEF4"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 send the status to client per minute.</w:t>
            </w:r>
          </w:p>
        </w:tc>
      </w:tr>
      <w:tr w:rsidR="00366119" w14:paraId="33C0D72F" w14:textId="77777777" w:rsidTr="00946BD1">
        <w:tc>
          <w:tcPr>
            <w:tcW w:w="1980" w:type="dxa"/>
          </w:tcPr>
          <w:p w14:paraId="400B7403"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Precondition</w:t>
            </w:r>
          </w:p>
        </w:tc>
        <w:tc>
          <w:tcPr>
            <w:tcW w:w="6650" w:type="dxa"/>
            <w:gridSpan w:val="2"/>
          </w:tcPr>
          <w:p w14:paraId="126E7D12"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S</w:t>
            </w:r>
            <w:r>
              <w:rPr>
                <w:rFonts w:ascii="Times New Roman"/>
                <w:spacing w:val="-1"/>
                <w:w w:val="120"/>
                <w:kern w:val="0"/>
                <w:sz w:val="20"/>
              </w:rPr>
              <w:t>ensors &amp; Lights is connected with client.</w:t>
            </w:r>
          </w:p>
        </w:tc>
      </w:tr>
      <w:tr w:rsidR="00366119" w14:paraId="0903A030" w14:textId="77777777" w:rsidTr="00946BD1">
        <w:tc>
          <w:tcPr>
            <w:tcW w:w="1980" w:type="dxa"/>
          </w:tcPr>
          <w:p w14:paraId="080BF008"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Basic Flow</w:t>
            </w:r>
          </w:p>
        </w:tc>
        <w:tc>
          <w:tcPr>
            <w:tcW w:w="3118" w:type="dxa"/>
          </w:tcPr>
          <w:p w14:paraId="4D042119"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Sensors &amp; Lights</w:t>
            </w:r>
          </w:p>
        </w:tc>
        <w:tc>
          <w:tcPr>
            <w:tcW w:w="3532" w:type="dxa"/>
          </w:tcPr>
          <w:p w14:paraId="32768CC8"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Client</w:t>
            </w:r>
          </w:p>
        </w:tc>
      </w:tr>
      <w:tr w:rsidR="00366119" w14:paraId="7CEFEDA4" w14:textId="77777777" w:rsidTr="00946BD1">
        <w:tc>
          <w:tcPr>
            <w:tcW w:w="1980" w:type="dxa"/>
          </w:tcPr>
          <w:p w14:paraId="6B250882"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1</w:t>
            </w:r>
          </w:p>
        </w:tc>
        <w:tc>
          <w:tcPr>
            <w:tcW w:w="3118" w:type="dxa"/>
          </w:tcPr>
          <w:p w14:paraId="06C4507A"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Send status to client</w:t>
            </w:r>
          </w:p>
        </w:tc>
        <w:tc>
          <w:tcPr>
            <w:tcW w:w="3532" w:type="dxa"/>
          </w:tcPr>
          <w:p w14:paraId="34500581" w14:textId="77777777" w:rsidR="00366119" w:rsidRDefault="00366119" w:rsidP="00946BD1">
            <w:pPr>
              <w:pStyle w:val="TableParagraph"/>
              <w:spacing w:line="222" w:lineRule="exact"/>
              <w:ind w:left="27"/>
              <w:rPr>
                <w:rFonts w:ascii="Times New Roman"/>
                <w:spacing w:val="-1"/>
                <w:w w:val="120"/>
                <w:kern w:val="0"/>
                <w:sz w:val="20"/>
              </w:rPr>
            </w:pPr>
          </w:p>
        </w:tc>
      </w:tr>
      <w:tr w:rsidR="00366119" w14:paraId="1181269E" w14:textId="77777777" w:rsidTr="00946BD1">
        <w:tc>
          <w:tcPr>
            <w:tcW w:w="1980" w:type="dxa"/>
          </w:tcPr>
          <w:p w14:paraId="1B7CAD3C"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2</w:t>
            </w:r>
          </w:p>
        </w:tc>
        <w:tc>
          <w:tcPr>
            <w:tcW w:w="3118" w:type="dxa"/>
          </w:tcPr>
          <w:p w14:paraId="190E85A1" w14:textId="77777777" w:rsidR="00366119" w:rsidRDefault="00366119" w:rsidP="00946BD1">
            <w:pPr>
              <w:pStyle w:val="TableParagraph"/>
              <w:spacing w:line="222" w:lineRule="exact"/>
              <w:ind w:left="27"/>
              <w:rPr>
                <w:rFonts w:ascii="Times New Roman"/>
                <w:spacing w:val="-1"/>
                <w:w w:val="120"/>
                <w:kern w:val="0"/>
                <w:sz w:val="20"/>
              </w:rPr>
            </w:pPr>
          </w:p>
        </w:tc>
        <w:tc>
          <w:tcPr>
            <w:tcW w:w="3532" w:type="dxa"/>
          </w:tcPr>
          <w:p w14:paraId="5D29391E"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Receive status.</w:t>
            </w:r>
          </w:p>
        </w:tc>
      </w:tr>
      <w:tr w:rsidR="00366119" w14:paraId="3DEEDF81" w14:textId="77777777" w:rsidTr="00946BD1">
        <w:tc>
          <w:tcPr>
            <w:tcW w:w="1980" w:type="dxa"/>
          </w:tcPr>
          <w:p w14:paraId="22B33266"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Exception Flows</w:t>
            </w:r>
          </w:p>
        </w:tc>
        <w:tc>
          <w:tcPr>
            <w:tcW w:w="3118" w:type="dxa"/>
          </w:tcPr>
          <w:p w14:paraId="4FA132F8" w14:textId="77777777" w:rsidR="00366119" w:rsidRDefault="00366119" w:rsidP="00946BD1">
            <w:pPr>
              <w:pStyle w:val="TableParagraph"/>
              <w:spacing w:line="222" w:lineRule="exact"/>
              <w:ind w:left="27"/>
              <w:rPr>
                <w:rFonts w:ascii="Times New Roman"/>
                <w:spacing w:val="-1"/>
                <w:w w:val="120"/>
                <w:kern w:val="0"/>
                <w:sz w:val="20"/>
              </w:rPr>
            </w:pPr>
          </w:p>
        </w:tc>
        <w:tc>
          <w:tcPr>
            <w:tcW w:w="3532" w:type="dxa"/>
          </w:tcPr>
          <w:p w14:paraId="762D2B9B" w14:textId="77777777" w:rsidR="00366119" w:rsidRDefault="00366119" w:rsidP="00946BD1">
            <w:pPr>
              <w:pStyle w:val="TableParagraph"/>
              <w:spacing w:line="222" w:lineRule="exact"/>
              <w:ind w:left="27"/>
              <w:rPr>
                <w:rFonts w:ascii="Times New Roman"/>
                <w:spacing w:val="-1"/>
                <w:w w:val="120"/>
                <w:kern w:val="0"/>
                <w:sz w:val="20"/>
              </w:rPr>
            </w:pPr>
          </w:p>
        </w:tc>
      </w:tr>
      <w:tr w:rsidR="00366119" w14:paraId="06DE4D46" w14:textId="77777777" w:rsidTr="00946BD1">
        <w:tc>
          <w:tcPr>
            <w:tcW w:w="1980" w:type="dxa"/>
          </w:tcPr>
          <w:p w14:paraId="10013DFE"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Postconditions</w:t>
            </w:r>
          </w:p>
        </w:tc>
        <w:tc>
          <w:tcPr>
            <w:tcW w:w="6650" w:type="dxa"/>
            <w:gridSpan w:val="2"/>
          </w:tcPr>
          <w:p w14:paraId="1AB402DB"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spacing w:val="-1"/>
                <w:w w:val="120"/>
                <w:kern w:val="0"/>
                <w:sz w:val="20"/>
              </w:rPr>
              <w:t>None</w:t>
            </w:r>
          </w:p>
        </w:tc>
      </w:tr>
      <w:tr w:rsidR="00366119" w14:paraId="6CD2054D" w14:textId="77777777" w:rsidTr="00946BD1">
        <w:tc>
          <w:tcPr>
            <w:tcW w:w="1980" w:type="dxa"/>
          </w:tcPr>
          <w:p w14:paraId="1947355F"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hint="eastAsia"/>
                <w:spacing w:val="-1"/>
                <w:w w:val="120"/>
                <w:kern w:val="0"/>
                <w:sz w:val="20"/>
              </w:rPr>
              <w:t>U</w:t>
            </w:r>
            <w:r>
              <w:rPr>
                <w:rFonts w:ascii="Times New Roman"/>
                <w:spacing w:val="-1"/>
                <w:w w:val="120"/>
                <w:kern w:val="0"/>
                <w:sz w:val="20"/>
              </w:rPr>
              <w:t>ser case diagram</w:t>
            </w:r>
          </w:p>
        </w:tc>
        <w:tc>
          <w:tcPr>
            <w:tcW w:w="6650" w:type="dxa"/>
            <w:gridSpan w:val="2"/>
          </w:tcPr>
          <w:p w14:paraId="5BD7472A" w14:textId="77777777" w:rsidR="00366119" w:rsidRDefault="00366119" w:rsidP="00946BD1">
            <w:pPr>
              <w:pStyle w:val="TableParagraph"/>
              <w:spacing w:line="222" w:lineRule="exact"/>
              <w:ind w:left="27"/>
              <w:rPr>
                <w:rFonts w:ascii="Times New Roman"/>
                <w:spacing w:val="-1"/>
                <w:w w:val="120"/>
                <w:kern w:val="0"/>
                <w:sz w:val="20"/>
              </w:rPr>
            </w:pPr>
            <w:r>
              <w:rPr>
                <w:rFonts w:ascii="Times New Roman"/>
                <w:noProof/>
                <w:spacing w:val="-1"/>
                <w:w w:val="120"/>
                <w:sz w:val="20"/>
                <w:lang w:eastAsia="zh-CN"/>
              </w:rPr>
              <w:drawing>
                <wp:inline distT="0" distB="0" distL="0" distR="0" wp14:anchorId="531E91A7" wp14:editId="56C697B2">
                  <wp:extent cx="4037965" cy="2451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074853" cy="2473176"/>
                          </a:xfrm>
                          <a:prstGeom prst="rect">
                            <a:avLst/>
                          </a:prstGeom>
                          <a:noFill/>
                          <a:ln>
                            <a:noFill/>
                          </a:ln>
                        </pic:spPr>
                      </pic:pic>
                    </a:graphicData>
                  </a:graphic>
                </wp:inline>
              </w:drawing>
            </w:r>
          </w:p>
        </w:tc>
      </w:tr>
    </w:tbl>
    <w:p w14:paraId="50223C27" w14:textId="77777777" w:rsidR="00366119" w:rsidRDefault="00366119" w:rsidP="00366119">
      <w:pPr>
        <w:pStyle w:val="3"/>
      </w:pPr>
      <w:bookmarkStart w:id="255" w:name="_Toc5208518"/>
      <w:bookmarkStart w:id="256" w:name="_Toc5632242"/>
      <w:r>
        <w:rPr>
          <w:rFonts w:eastAsia="Times New Roman"/>
        </w:rPr>
        <w:t>2.</w:t>
      </w:r>
      <w:r>
        <w:rPr>
          <w:rFonts w:hint="eastAsia"/>
        </w:rPr>
        <w:t>7.2 hardware sends signals and gets command</w:t>
      </w:r>
      <w:bookmarkEnd w:id="255"/>
      <w:bookmarkEnd w:id="256"/>
      <w:r>
        <w:rPr>
          <w:rFonts w:hint="eastAsia"/>
        </w:rPr>
        <w:t xml:space="preserve">  </w:t>
      </w:r>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66119" w14:paraId="1907E16D"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6A94A3"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2FD4FD58"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66119" w14:paraId="5B0D2059"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E5FDEE0"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1EF60DC5"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07B029A"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6A1FA516"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66119" w14:paraId="47AFDF8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19ECAA1"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3D04339"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66119" w14:paraId="5A9BA6A9"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11E7D74"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49BFB550" w14:textId="77777777" w:rsidR="00366119" w:rsidRDefault="00366119" w:rsidP="00946BD1">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66119" w14:paraId="3B02630F"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055911D"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0DACD8B5"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66119" w14:paraId="266B6C3C"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59EFEFA"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1FA8B66E"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hardware sends signals and gets command</w:t>
            </w:r>
          </w:p>
        </w:tc>
      </w:tr>
      <w:tr w:rsidR="00366119" w14:paraId="499A0220" w14:textId="77777777" w:rsidTr="00946BD1">
        <w:trPr>
          <w:trHeight w:hRule="exact" w:val="506"/>
        </w:trPr>
        <w:tc>
          <w:tcPr>
            <w:tcW w:w="1541" w:type="dxa"/>
            <w:tcBorders>
              <w:top w:val="single" w:sz="8" w:space="0" w:color="000000"/>
              <w:left w:val="single" w:sz="8" w:space="0" w:color="000000"/>
              <w:bottom w:val="single" w:sz="8" w:space="0" w:color="000000"/>
              <w:right w:val="single" w:sz="8" w:space="0" w:color="000000"/>
            </w:tcBorders>
          </w:tcPr>
          <w:p w14:paraId="0223FE36"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39DC0AE0"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hardware sends signals and gets command </w:t>
            </w:r>
          </w:p>
        </w:tc>
      </w:tr>
      <w:tr w:rsidR="00366119" w14:paraId="6F2A1419"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5072CC"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0D50C88A"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66119" w14:paraId="62D6E7C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C51E53D" w14:textId="77777777" w:rsidR="00366119" w:rsidRDefault="0036611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2CD42D34"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66119" w14:paraId="59637CD7"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986867F"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68E2A1BB" w14:textId="77777777" w:rsidR="00366119" w:rsidRDefault="00366119" w:rsidP="00946BD1">
            <w:pPr>
              <w:pStyle w:val="TableParagraph"/>
              <w:spacing w:line="222" w:lineRule="exact"/>
              <w:ind w:left="27"/>
              <w:rPr>
                <w:rFonts w:ascii="Times New Roman"/>
                <w:w w:val="120"/>
                <w:sz w:val="20"/>
                <w:lang w:eastAsia="zh-CN"/>
              </w:rPr>
            </w:pPr>
          </w:p>
        </w:tc>
      </w:tr>
      <w:tr w:rsidR="00366119" w14:paraId="356EC847"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58B93240" w14:textId="77777777" w:rsidR="00366119" w:rsidRDefault="0036611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53C99B8A"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860D240"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System</w:t>
            </w:r>
          </w:p>
        </w:tc>
      </w:tr>
      <w:tr w:rsidR="00366119" w14:paraId="75476E5C" w14:textId="77777777" w:rsidTr="00946BD1">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76061C57" w14:textId="77777777" w:rsidR="00366119" w:rsidRDefault="0036611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637A198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Communication module verify connection to the server</w:t>
            </w:r>
          </w:p>
        </w:tc>
        <w:tc>
          <w:tcPr>
            <w:tcW w:w="3660" w:type="dxa"/>
            <w:tcBorders>
              <w:top w:val="single" w:sz="8" w:space="0" w:color="000000"/>
              <w:left w:val="single" w:sz="8" w:space="0" w:color="000000"/>
              <w:bottom w:val="single" w:sz="8" w:space="0" w:color="000000"/>
              <w:right w:val="single" w:sz="8" w:space="0" w:color="000000"/>
            </w:tcBorders>
          </w:tcPr>
          <w:p w14:paraId="5E3368C6"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66119" w14:paraId="3771A0E4" w14:textId="77777777" w:rsidTr="00946BD1">
        <w:trPr>
          <w:trHeight w:hRule="exact" w:val="730"/>
        </w:trPr>
        <w:tc>
          <w:tcPr>
            <w:tcW w:w="1541" w:type="dxa"/>
            <w:tcBorders>
              <w:top w:val="single" w:sz="8" w:space="0" w:color="000000"/>
              <w:left w:val="single" w:sz="8" w:space="0" w:color="000000"/>
              <w:bottom w:val="single" w:sz="8" w:space="0" w:color="000000"/>
              <w:right w:val="single" w:sz="8" w:space="0" w:color="000000"/>
            </w:tcBorders>
          </w:tcPr>
          <w:p w14:paraId="5061B7FB" w14:textId="77777777" w:rsidR="00366119" w:rsidRDefault="0036611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FDBFC10" w14:textId="77777777" w:rsidR="00366119" w:rsidRDefault="00366119" w:rsidP="00946BD1">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4561D086"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will accept the connection and </w:t>
            </w:r>
          </w:p>
          <w:p w14:paraId="54896EE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tell communication module.</w:t>
            </w:r>
          </w:p>
        </w:tc>
      </w:tr>
      <w:tr w:rsidR="00366119" w14:paraId="6705D81E" w14:textId="77777777" w:rsidTr="00946BD1">
        <w:trPr>
          <w:trHeight w:hRule="exact" w:val="2032"/>
        </w:trPr>
        <w:tc>
          <w:tcPr>
            <w:tcW w:w="1541" w:type="dxa"/>
            <w:tcBorders>
              <w:top w:val="single" w:sz="8" w:space="0" w:color="000000"/>
              <w:left w:val="single" w:sz="8" w:space="0" w:color="000000"/>
              <w:bottom w:val="single" w:sz="8" w:space="0" w:color="000000"/>
              <w:right w:val="single" w:sz="8" w:space="0" w:color="000000"/>
            </w:tcBorders>
          </w:tcPr>
          <w:p w14:paraId="1D360B0B" w14:textId="77777777" w:rsidR="00366119" w:rsidRDefault="0036611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lastRenderedPageBreak/>
              <w:t>3</w:t>
            </w:r>
          </w:p>
        </w:tc>
        <w:tc>
          <w:tcPr>
            <w:tcW w:w="3433" w:type="dxa"/>
            <w:gridSpan w:val="2"/>
            <w:tcBorders>
              <w:top w:val="single" w:sz="8" w:space="0" w:color="000000"/>
              <w:left w:val="single" w:sz="8" w:space="0" w:color="000000"/>
              <w:bottom w:val="single" w:sz="8" w:space="0" w:color="000000"/>
              <w:right w:val="single" w:sz="8" w:space="0" w:color="000000"/>
            </w:tcBorders>
          </w:tcPr>
          <w:p w14:paraId="3D527206" w14:textId="77777777" w:rsidR="00366119" w:rsidRDefault="00366119" w:rsidP="00946BD1">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w:t>
            </w:r>
            <w:r>
              <w:rPr>
                <w:rFonts w:ascii="Times New Roman" w:eastAsia="宋体" w:hint="eastAsia"/>
                <w:w w:val="120"/>
                <w:sz w:val="20"/>
                <w:lang w:eastAsia="zh-CN"/>
              </w:rPr>
              <w:t xml:space="preserve">Switch sensor tells communication module whether light was operated </w:t>
            </w:r>
          </w:p>
          <w:p w14:paraId="1EED1F88" w14:textId="77777777" w:rsidR="00366119" w:rsidRDefault="00366119" w:rsidP="00946BD1">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or not. </w:t>
            </w:r>
          </w:p>
          <w:p w14:paraId="09DF6599" w14:textId="77777777" w:rsidR="00366119" w:rsidRDefault="00366119" w:rsidP="00946BD1">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 xml:space="preserve">Presence sensor send a picture to raspberry pi to communication module. </w:t>
            </w:r>
          </w:p>
          <w:p w14:paraId="5A49531B" w14:textId="77777777" w:rsidR="00366119" w:rsidRDefault="00366119" w:rsidP="00946BD1">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Light sensor </w:t>
            </w:r>
            <w:proofErr w:type="gramStart"/>
            <w:r>
              <w:rPr>
                <w:rFonts w:ascii="Times New Roman" w:eastAsia="宋体" w:hint="eastAsia"/>
                <w:w w:val="120"/>
                <w:sz w:val="20"/>
                <w:lang w:eastAsia="zh-CN"/>
              </w:rPr>
              <w:t>send</w:t>
            </w:r>
            <w:proofErr w:type="gramEnd"/>
            <w:r>
              <w:rPr>
                <w:rFonts w:ascii="Times New Roman" w:eastAsia="宋体" w:hint="eastAsia"/>
                <w:w w:val="120"/>
                <w:sz w:val="20"/>
                <w:lang w:eastAsia="zh-CN"/>
              </w:rPr>
              <w:t xml:space="preserve"> its state to communication module.</w:t>
            </w:r>
          </w:p>
        </w:tc>
        <w:tc>
          <w:tcPr>
            <w:tcW w:w="3660" w:type="dxa"/>
            <w:tcBorders>
              <w:top w:val="single" w:sz="8" w:space="0" w:color="000000"/>
              <w:left w:val="single" w:sz="8" w:space="0" w:color="000000"/>
              <w:bottom w:val="single" w:sz="8" w:space="0" w:color="000000"/>
              <w:right w:val="single" w:sz="8" w:space="0" w:color="000000"/>
            </w:tcBorders>
          </w:tcPr>
          <w:p w14:paraId="4A06194F" w14:textId="77777777" w:rsidR="00366119" w:rsidRDefault="00366119" w:rsidP="00946BD1">
            <w:pPr>
              <w:pStyle w:val="TableParagraph"/>
              <w:spacing w:line="222" w:lineRule="exact"/>
              <w:rPr>
                <w:rFonts w:ascii="Times New Roman" w:eastAsia="宋体"/>
                <w:w w:val="120"/>
                <w:sz w:val="20"/>
                <w:lang w:eastAsia="zh-CN"/>
              </w:rPr>
            </w:pPr>
          </w:p>
        </w:tc>
      </w:tr>
      <w:tr w:rsidR="00366119" w14:paraId="2B8E7CBB" w14:textId="77777777" w:rsidTr="00946BD1">
        <w:trPr>
          <w:trHeight w:hRule="exact" w:val="2972"/>
        </w:trPr>
        <w:tc>
          <w:tcPr>
            <w:tcW w:w="1541" w:type="dxa"/>
            <w:tcBorders>
              <w:top w:val="single" w:sz="8" w:space="0" w:color="000000"/>
              <w:left w:val="single" w:sz="8" w:space="0" w:color="000000"/>
              <w:bottom w:val="single" w:sz="8" w:space="0" w:color="000000"/>
              <w:right w:val="single" w:sz="8" w:space="0" w:color="000000"/>
            </w:tcBorders>
          </w:tcPr>
          <w:p w14:paraId="6640F0BB" w14:textId="77777777" w:rsidR="00366119" w:rsidRDefault="0036611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64601D1C" w14:textId="77777777" w:rsidR="00366119" w:rsidRDefault="00366119" w:rsidP="00946BD1">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56499995" w14:textId="77777777" w:rsidR="00366119" w:rsidRDefault="00366119" w:rsidP="00946BD1">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 to server.</w:t>
            </w:r>
          </w:p>
          <w:p w14:paraId="6095BDDF" w14:textId="77777777" w:rsidR="00366119" w:rsidRDefault="00366119" w:rsidP="00946BD1">
            <w:pPr>
              <w:pStyle w:val="TableParagraph"/>
              <w:spacing w:line="222" w:lineRule="exact"/>
              <w:ind w:firstLineChars="100" w:firstLine="239"/>
              <w:rPr>
                <w:rFonts w:ascii="Times New Roman" w:eastAsia="宋体"/>
                <w:w w:val="120"/>
                <w:sz w:val="20"/>
                <w:lang w:eastAsia="zh-CN"/>
              </w:rPr>
            </w:pPr>
            <w:r>
              <w:rPr>
                <w:rFonts w:ascii="Times New Roman" w:eastAsia="宋体" w:hint="eastAsia"/>
                <w:w w:val="120"/>
                <w:sz w:val="20"/>
                <w:lang w:eastAsia="zh-CN"/>
              </w:rPr>
              <w:t xml:space="preserve">Communication module uses image recognition algorithm to judge whether someone is in room. And then it sends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 to server.</w:t>
            </w:r>
          </w:p>
          <w:p w14:paraId="6BA1FE8F" w14:textId="77777777" w:rsidR="00366119" w:rsidRDefault="00366119" w:rsidP="00946BD1">
            <w:pPr>
              <w:pStyle w:val="TableParagraph"/>
              <w:spacing w:line="222" w:lineRule="exact"/>
              <w:ind w:left="27" w:firstLineChars="100" w:firstLine="239"/>
              <w:rPr>
                <w:rFonts w:ascii="Times New Roman" w:eastAsia="宋体"/>
                <w:w w:val="120"/>
                <w:sz w:val="20"/>
                <w:lang w:eastAsia="zh-CN"/>
              </w:rPr>
            </w:pPr>
            <w:r>
              <w:rPr>
                <w:rFonts w:ascii="Times New Roman" w:eastAsia="宋体" w:hint="eastAsia"/>
                <w:w w:val="120"/>
                <w:sz w:val="20"/>
                <w:lang w:eastAsia="zh-CN"/>
              </w:rPr>
              <w:t>Communication module send 0(bright) or 1(dark) signal and light sensor's information to server.</w:t>
            </w:r>
          </w:p>
          <w:p w14:paraId="40AF9907" w14:textId="77777777" w:rsidR="00366119" w:rsidRDefault="00366119" w:rsidP="00946BD1">
            <w:pPr>
              <w:pStyle w:val="TableParagraph"/>
              <w:spacing w:line="222" w:lineRule="exact"/>
              <w:rPr>
                <w:rFonts w:ascii="Times New Roman" w:eastAsia="宋体"/>
                <w:w w:val="120"/>
                <w:sz w:val="20"/>
                <w:lang w:eastAsia="zh-CN"/>
              </w:rPr>
            </w:pPr>
          </w:p>
        </w:tc>
      </w:tr>
      <w:tr w:rsidR="00366119" w14:paraId="057DD82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453EDF3"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72DC38D9" w14:textId="77777777" w:rsidR="00366119" w:rsidRDefault="00366119" w:rsidP="00946BD1">
            <w:pPr>
              <w:pStyle w:val="TableParagraph"/>
              <w:spacing w:line="222" w:lineRule="exact"/>
              <w:ind w:left="27"/>
              <w:rPr>
                <w:rFonts w:ascii="Times New Roman" w:eastAsia="宋体" w:hAnsi="Times New Roman" w:cs="Times New Roman"/>
                <w:sz w:val="20"/>
                <w:szCs w:val="20"/>
                <w:lang w:eastAsia="zh-CN"/>
              </w:rPr>
            </w:pPr>
          </w:p>
        </w:tc>
      </w:tr>
      <w:tr w:rsidR="00366119" w14:paraId="66E90B60"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7DA9C7F"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28B29ACA"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66119" w14:paraId="4AE9A9E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5665378"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119CE429" w14:textId="77777777" w:rsidR="00366119" w:rsidRDefault="00366119" w:rsidP="00946BD1">
            <w:pPr>
              <w:pStyle w:val="TableParagraph"/>
              <w:spacing w:line="222" w:lineRule="exact"/>
              <w:ind w:left="27"/>
              <w:rPr>
                <w:rFonts w:ascii="Times New Roman" w:eastAsia="宋体" w:hAnsi="Times New Roman" w:cs="Times New Roman"/>
                <w:sz w:val="20"/>
                <w:szCs w:val="20"/>
                <w:lang w:eastAsia="zh-CN"/>
              </w:rPr>
            </w:pPr>
          </w:p>
        </w:tc>
      </w:tr>
      <w:tr w:rsidR="00366119" w14:paraId="46617954"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0127AE75" w14:textId="77777777" w:rsidR="00366119" w:rsidRDefault="0036611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6A5C6012" w14:textId="77777777" w:rsidR="00366119" w:rsidRDefault="00366119" w:rsidP="00946BD1">
            <w:pPr>
              <w:pStyle w:val="ad"/>
              <w:spacing w:before="0" w:beforeAutospacing="0" w:after="0" w:afterAutospacing="0"/>
            </w:pPr>
            <w:r>
              <w:rPr>
                <w:noProof/>
                <w:lang w:eastAsia="zh-CN"/>
              </w:rPr>
              <w:drawing>
                <wp:inline distT="0" distB="0" distL="114300" distR="114300" wp14:anchorId="1BB67450" wp14:editId="4198E313">
                  <wp:extent cx="4486275" cy="2701925"/>
                  <wp:effectExtent l="0" t="0" r="9525"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7">
                            <a:grayscl/>
                          </a:blip>
                          <a:stretch>
                            <a:fillRect/>
                          </a:stretch>
                        </pic:blipFill>
                        <pic:spPr>
                          <a:xfrm>
                            <a:off x="0" y="0"/>
                            <a:ext cx="4486275" cy="2701925"/>
                          </a:xfrm>
                          <a:prstGeom prst="rect">
                            <a:avLst/>
                          </a:prstGeom>
                          <a:noFill/>
                          <a:ln w="9525">
                            <a:noFill/>
                          </a:ln>
                        </pic:spPr>
                      </pic:pic>
                    </a:graphicData>
                  </a:graphic>
                </wp:inline>
              </w:drawing>
            </w:r>
          </w:p>
          <w:p w14:paraId="74DE7AC3" w14:textId="77777777" w:rsidR="00366119" w:rsidRDefault="00366119" w:rsidP="00946BD1">
            <w:pPr>
              <w:pStyle w:val="ad"/>
              <w:spacing w:before="0" w:beforeAutospacing="0" w:after="0" w:afterAutospacing="0"/>
            </w:pPr>
          </w:p>
          <w:p w14:paraId="1618898C" w14:textId="77777777" w:rsidR="00366119" w:rsidRDefault="00366119" w:rsidP="00946BD1">
            <w:pPr>
              <w:pStyle w:val="ad"/>
              <w:spacing w:before="0" w:beforeAutospacing="0" w:after="0" w:afterAutospacing="0"/>
              <w:rPr>
                <w:rFonts w:ascii="Times New Roman" w:eastAsia="宋体" w:hAnsi="Times New Roman"/>
                <w:sz w:val="25"/>
                <w:szCs w:val="25"/>
                <w:lang w:eastAsia="zh-CN"/>
              </w:rPr>
            </w:pPr>
          </w:p>
        </w:tc>
      </w:tr>
      <w:tr w:rsidR="00366119" w14:paraId="034E5F6F"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24787192" w14:textId="77777777" w:rsidR="00366119" w:rsidRDefault="0036611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3BA9B0A7" w14:textId="77777777" w:rsidR="00366119" w:rsidRDefault="0036611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77EABC80" w14:textId="77777777" w:rsidR="00366119" w:rsidRDefault="0036611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66119" w14:paraId="115455B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0AFCC36" w14:textId="77777777" w:rsidR="00366119" w:rsidRDefault="0036611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233A17E0"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06B2B848"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p>
        </w:tc>
      </w:tr>
    </w:tbl>
    <w:p w14:paraId="6B68D964" w14:textId="77777777" w:rsidR="00366119" w:rsidRDefault="00366119" w:rsidP="00366119">
      <w:pPr>
        <w:pStyle w:val="3"/>
      </w:pPr>
      <w:bookmarkStart w:id="257" w:name="_Toc5208519"/>
      <w:bookmarkStart w:id="258" w:name="_Toc5632243"/>
      <w:r>
        <w:rPr>
          <w:rFonts w:eastAsia="Times New Roman"/>
        </w:rPr>
        <w:t>2.</w:t>
      </w:r>
      <w:r>
        <w:rPr>
          <w:rFonts w:hint="eastAsia"/>
        </w:rPr>
        <w:t xml:space="preserve">7.3 Server gets signals from </w:t>
      </w:r>
      <w:r>
        <w:t>communication module</w:t>
      </w:r>
      <w:bookmarkEnd w:id="257"/>
      <w:bookmarkEnd w:id="258"/>
    </w:p>
    <w:tbl>
      <w:tblPr>
        <w:tblW w:w="8634" w:type="dxa"/>
        <w:tblInd w:w="106" w:type="dxa"/>
        <w:tblLayout w:type="fixed"/>
        <w:tblCellMar>
          <w:left w:w="0" w:type="dxa"/>
          <w:right w:w="0" w:type="dxa"/>
        </w:tblCellMar>
        <w:tblLook w:val="04A0" w:firstRow="1" w:lastRow="0" w:firstColumn="1" w:lastColumn="0" w:noHBand="0" w:noVBand="1"/>
      </w:tblPr>
      <w:tblGrid>
        <w:gridCol w:w="1541"/>
        <w:gridCol w:w="1541"/>
        <w:gridCol w:w="1892"/>
        <w:gridCol w:w="3660"/>
      </w:tblGrid>
      <w:tr w:rsidR="00366119" w14:paraId="7088FD10"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068CCF6"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0"/>
                <w:sz w:val="20"/>
              </w:rPr>
              <w:t>U</w:t>
            </w:r>
            <w:r>
              <w:rPr>
                <w:rFonts w:ascii="Times New Roman"/>
                <w:spacing w:val="-1"/>
                <w:w w:val="120"/>
                <w:sz w:val="20"/>
              </w:rPr>
              <w:t>se</w:t>
            </w:r>
            <w:r>
              <w:rPr>
                <w:rFonts w:ascii="Times New Roman"/>
                <w:spacing w:val="-6"/>
                <w:w w:val="120"/>
                <w:sz w:val="20"/>
              </w:rPr>
              <w:t xml:space="preserve"> </w:t>
            </w:r>
            <w:r>
              <w:rPr>
                <w:rFonts w:ascii="Times New Roman"/>
                <w:spacing w:val="-2"/>
                <w:w w:val="120"/>
                <w:sz w:val="20"/>
              </w:rPr>
              <w:t>C</w:t>
            </w:r>
            <w:r>
              <w:rPr>
                <w:rFonts w:ascii="Times New Roman"/>
                <w:spacing w:val="-1"/>
                <w:w w:val="120"/>
                <w:sz w:val="20"/>
              </w:rPr>
              <w:t>ase</w:t>
            </w:r>
          </w:p>
        </w:tc>
        <w:tc>
          <w:tcPr>
            <w:tcW w:w="7093" w:type="dxa"/>
            <w:gridSpan w:val="3"/>
            <w:tcBorders>
              <w:top w:val="single" w:sz="8" w:space="0" w:color="000000"/>
              <w:left w:val="single" w:sz="8" w:space="0" w:color="000000"/>
              <w:bottom w:val="single" w:sz="8" w:space="0" w:color="000000"/>
              <w:right w:val="single" w:sz="8" w:space="0" w:color="000000"/>
            </w:tcBorders>
          </w:tcPr>
          <w:p w14:paraId="3F8BC81E"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66119" w14:paraId="4DEBF1C4"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52614AAB"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t>V</w:t>
            </w:r>
            <w:r>
              <w:rPr>
                <w:rFonts w:ascii="Times New Roman"/>
                <w:spacing w:val="-1"/>
                <w:w w:val="115"/>
                <w:sz w:val="20"/>
              </w:rPr>
              <w:t>ers</w:t>
            </w:r>
            <w:r>
              <w:rPr>
                <w:rFonts w:ascii="Times New Roman"/>
                <w:spacing w:val="-2"/>
                <w:w w:val="115"/>
                <w:sz w:val="20"/>
              </w:rPr>
              <w:t>i</w:t>
            </w:r>
            <w:r>
              <w:rPr>
                <w:rFonts w:ascii="Times New Roman"/>
                <w:spacing w:val="-1"/>
                <w:w w:val="115"/>
                <w:sz w:val="20"/>
              </w:rPr>
              <w:t>on</w:t>
            </w:r>
          </w:p>
        </w:tc>
        <w:tc>
          <w:tcPr>
            <w:tcW w:w="1541" w:type="dxa"/>
            <w:tcBorders>
              <w:top w:val="single" w:sz="8" w:space="0" w:color="000000"/>
              <w:left w:val="single" w:sz="8" w:space="0" w:color="000000"/>
              <w:bottom w:val="single" w:sz="8" w:space="0" w:color="000000"/>
              <w:right w:val="single" w:sz="8" w:space="0" w:color="000000"/>
            </w:tcBorders>
          </w:tcPr>
          <w:p w14:paraId="797A65B3"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1.0</w:t>
            </w:r>
          </w:p>
        </w:tc>
        <w:tc>
          <w:tcPr>
            <w:tcW w:w="1892" w:type="dxa"/>
            <w:tcBorders>
              <w:top w:val="single" w:sz="8" w:space="0" w:color="000000"/>
              <w:left w:val="single" w:sz="8" w:space="0" w:color="000000"/>
              <w:bottom w:val="single" w:sz="8" w:space="0" w:color="000000"/>
              <w:right w:val="single" w:sz="8" w:space="0" w:color="000000"/>
            </w:tcBorders>
          </w:tcPr>
          <w:p w14:paraId="679C6D39"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Cre</w:t>
            </w:r>
            <w:r>
              <w:rPr>
                <w:rFonts w:ascii="Times New Roman" w:hint="eastAsia"/>
                <w:w w:val="120"/>
                <w:sz w:val="20"/>
                <w:lang w:eastAsia="zh-CN"/>
              </w:rPr>
              <w:t>a</w:t>
            </w:r>
            <w:r>
              <w:rPr>
                <w:rFonts w:ascii="Times New Roman"/>
                <w:w w:val="120"/>
                <w:sz w:val="20"/>
              </w:rPr>
              <w:t>ted</w:t>
            </w:r>
          </w:p>
        </w:tc>
        <w:tc>
          <w:tcPr>
            <w:tcW w:w="3660" w:type="dxa"/>
            <w:tcBorders>
              <w:top w:val="single" w:sz="8" w:space="0" w:color="000000"/>
              <w:left w:val="single" w:sz="8" w:space="0" w:color="000000"/>
              <w:bottom w:val="single" w:sz="8" w:space="0" w:color="000000"/>
              <w:right w:val="single" w:sz="8" w:space="0" w:color="000000"/>
            </w:tcBorders>
          </w:tcPr>
          <w:p w14:paraId="771724CE"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3-23-19</w:t>
            </w:r>
          </w:p>
        </w:tc>
      </w:tr>
      <w:tr w:rsidR="00366119" w14:paraId="1F624B4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FA6BAA7"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15"/>
                <w:sz w:val="20"/>
              </w:rPr>
              <w:lastRenderedPageBreak/>
              <w:t>A</w:t>
            </w:r>
            <w:r>
              <w:rPr>
                <w:rFonts w:ascii="Times New Roman"/>
                <w:spacing w:val="-1"/>
                <w:w w:val="115"/>
                <w:sz w:val="20"/>
              </w:rPr>
              <w:t>uthor</w:t>
            </w:r>
          </w:p>
        </w:tc>
        <w:tc>
          <w:tcPr>
            <w:tcW w:w="7093" w:type="dxa"/>
            <w:gridSpan w:val="3"/>
            <w:tcBorders>
              <w:top w:val="single" w:sz="8" w:space="0" w:color="000000"/>
              <w:left w:val="single" w:sz="8" w:space="0" w:color="000000"/>
              <w:bottom w:val="single" w:sz="8" w:space="0" w:color="000000"/>
              <w:right w:val="single" w:sz="8" w:space="0" w:color="000000"/>
            </w:tcBorders>
          </w:tcPr>
          <w:p w14:paraId="6A537953"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Zheng Chen</w:t>
            </w:r>
          </w:p>
        </w:tc>
      </w:tr>
      <w:tr w:rsidR="00366119" w14:paraId="248C47D1"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18EED2BD"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Sou</w:t>
            </w:r>
            <w:r>
              <w:rPr>
                <w:rFonts w:ascii="Times New Roman"/>
                <w:spacing w:val="-2"/>
                <w:w w:val="120"/>
                <w:sz w:val="20"/>
              </w:rPr>
              <w:t>r</w:t>
            </w:r>
            <w:r>
              <w:rPr>
                <w:rFonts w:ascii="Times New Roman"/>
                <w:spacing w:val="-1"/>
                <w:w w:val="120"/>
                <w:sz w:val="20"/>
              </w:rPr>
              <w:t>ce</w:t>
            </w:r>
          </w:p>
        </w:tc>
        <w:tc>
          <w:tcPr>
            <w:tcW w:w="7093" w:type="dxa"/>
            <w:gridSpan w:val="3"/>
            <w:tcBorders>
              <w:top w:val="single" w:sz="8" w:space="0" w:color="000000"/>
              <w:left w:val="single" w:sz="8" w:space="0" w:color="000000"/>
              <w:bottom w:val="single" w:sz="8" w:space="0" w:color="000000"/>
              <w:right w:val="single" w:sz="8" w:space="0" w:color="000000"/>
            </w:tcBorders>
          </w:tcPr>
          <w:p w14:paraId="1D175E60" w14:textId="77777777" w:rsidR="00366119" w:rsidRDefault="00366119" w:rsidP="00946BD1">
            <w:pPr>
              <w:pStyle w:val="TableParagraph"/>
              <w:spacing w:line="222" w:lineRule="exact"/>
              <w:ind w:left="27"/>
              <w:rPr>
                <w:rFonts w:ascii="Times New Roman"/>
                <w:w w:val="120"/>
                <w:sz w:val="20"/>
              </w:rPr>
            </w:pPr>
            <w:r>
              <w:rPr>
                <w:rFonts w:ascii="Times New Roman" w:hint="eastAsia"/>
                <w:w w:val="120"/>
                <w:sz w:val="20"/>
                <w:lang w:eastAsia="zh-CN"/>
              </w:rPr>
              <w:t>User stories</w:t>
            </w:r>
          </w:p>
        </w:tc>
      </w:tr>
      <w:tr w:rsidR="00366119" w14:paraId="0ADAA86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4ABE695"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2"/>
                <w:w w:val="125"/>
                <w:sz w:val="20"/>
              </w:rPr>
              <w:t>Purpo</w:t>
            </w:r>
            <w:r>
              <w:rPr>
                <w:rFonts w:ascii="Times New Roman"/>
                <w:spacing w:val="-1"/>
                <w:w w:val="125"/>
                <w:sz w:val="20"/>
              </w:rPr>
              <w:t>se</w:t>
            </w:r>
          </w:p>
        </w:tc>
        <w:tc>
          <w:tcPr>
            <w:tcW w:w="7093" w:type="dxa"/>
            <w:gridSpan w:val="3"/>
            <w:tcBorders>
              <w:top w:val="single" w:sz="8" w:space="0" w:color="000000"/>
              <w:left w:val="single" w:sz="8" w:space="0" w:color="000000"/>
              <w:bottom w:val="single" w:sz="8" w:space="0" w:color="000000"/>
              <w:right w:val="single" w:sz="8" w:space="0" w:color="000000"/>
            </w:tcBorders>
          </w:tcPr>
          <w:p w14:paraId="41B9AAC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p>
        </w:tc>
      </w:tr>
      <w:tr w:rsidR="00366119" w14:paraId="50B6E4AB"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17A81A3"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Goals</w:t>
            </w:r>
          </w:p>
        </w:tc>
        <w:tc>
          <w:tcPr>
            <w:tcW w:w="7093" w:type="dxa"/>
            <w:gridSpan w:val="3"/>
            <w:tcBorders>
              <w:top w:val="single" w:sz="8" w:space="0" w:color="000000"/>
              <w:left w:val="single" w:sz="8" w:space="0" w:color="000000"/>
              <w:bottom w:val="single" w:sz="8" w:space="0" w:color="000000"/>
              <w:right w:val="single" w:sz="8" w:space="0" w:color="000000"/>
            </w:tcBorders>
          </w:tcPr>
          <w:p w14:paraId="53CBE902"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from </w:t>
            </w:r>
            <w:r>
              <w:rPr>
                <w:rFonts w:ascii="Times New Roman"/>
                <w:w w:val="120"/>
                <w:sz w:val="20"/>
                <w:lang w:eastAsia="zh-CN"/>
              </w:rPr>
              <w:t>communication module</w:t>
            </w:r>
            <w:r>
              <w:rPr>
                <w:rFonts w:ascii="Times New Roman" w:hint="eastAsia"/>
                <w:w w:val="120"/>
                <w:sz w:val="20"/>
                <w:lang w:eastAsia="zh-CN"/>
              </w:rPr>
              <w:t xml:space="preserve"> </w:t>
            </w:r>
          </w:p>
        </w:tc>
      </w:tr>
      <w:tr w:rsidR="00366119" w14:paraId="063DBAA2" w14:textId="77777777" w:rsidTr="00946BD1">
        <w:trPr>
          <w:trHeight w:hRule="exact" w:val="322"/>
        </w:trPr>
        <w:tc>
          <w:tcPr>
            <w:tcW w:w="1541" w:type="dxa"/>
            <w:tcBorders>
              <w:top w:val="single" w:sz="8" w:space="0" w:color="000000"/>
              <w:left w:val="single" w:sz="8" w:space="0" w:color="000000"/>
              <w:bottom w:val="single" w:sz="8" w:space="0" w:color="000000"/>
              <w:right w:val="single" w:sz="8" w:space="0" w:color="000000"/>
            </w:tcBorders>
          </w:tcPr>
          <w:p w14:paraId="136F4B7E"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15"/>
                <w:sz w:val="20"/>
              </w:rPr>
              <w:t>Summa</w:t>
            </w:r>
            <w:r>
              <w:rPr>
                <w:rFonts w:ascii="Times New Roman"/>
                <w:spacing w:val="-2"/>
                <w:w w:val="115"/>
                <w:sz w:val="20"/>
              </w:rPr>
              <w:t>ry</w:t>
            </w:r>
          </w:p>
        </w:tc>
        <w:tc>
          <w:tcPr>
            <w:tcW w:w="7093" w:type="dxa"/>
            <w:gridSpan w:val="3"/>
            <w:tcBorders>
              <w:top w:val="single" w:sz="8" w:space="0" w:color="000000"/>
              <w:left w:val="single" w:sz="8" w:space="0" w:color="000000"/>
              <w:bottom w:val="single" w:sz="8" w:space="0" w:color="000000"/>
              <w:right w:val="single" w:sz="8" w:space="0" w:color="000000"/>
            </w:tcBorders>
          </w:tcPr>
          <w:p w14:paraId="2FAFCC4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Server gets signals </w:t>
            </w:r>
            <w:proofErr w:type="gramStart"/>
            <w:r>
              <w:rPr>
                <w:rFonts w:ascii="Times New Roman" w:hint="eastAsia"/>
                <w:w w:val="120"/>
                <w:sz w:val="20"/>
                <w:lang w:eastAsia="zh-CN"/>
              </w:rPr>
              <w:t xml:space="preserve">from  </w:t>
            </w:r>
            <w:r>
              <w:rPr>
                <w:rFonts w:ascii="Times New Roman"/>
                <w:w w:val="120"/>
                <w:sz w:val="20"/>
                <w:lang w:eastAsia="zh-CN"/>
              </w:rPr>
              <w:t>communication</w:t>
            </w:r>
            <w:proofErr w:type="gramEnd"/>
            <w:r>
              <w:rPr>
                <w:rFonts w:ascii="Times New Roman"/>
                <w:w w:val="120"/>
                <w:sz w:val="20"/>
                <w:lang w:eastAsia="zh-CN"/>
              </w:rPr>
              <w:t xml:space="preserve"> module</w:t>
            </w:r>
          </w:p>
        </w:tc>
      </w:tr>
      <w:tr w:rsidR="00366119" w14:paraId="36AD29D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092D9AB8"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3"/>
                <w:w w:val="120"/>
                <w:sz w:val="20"/>
              </w:rPr>
              <w:t>A</w:t>
            </w:r>
            <w:r>
              <w:rPr>
                <w:rFonts w:ascii="Times New Roman"/>
                <w:spacing w:val="-2"/>
                <w:w w:val="120"/>
                <w:sz w:val="20"/>
              </w:rPr>
              <w:t>cto</w:t>
            </w:r>
            <w:r>
              <w:rPr>
                <w:rFonts w:ascii="Times New Roman"/>
                <w:spacing w:val="-3"/>
                <w:w w:val="120"/>
                <w:sz w:val="20"/>
              </w:rPr>
              <w:t>r</w:t>
            </w:r>
            <w:r>
              <w:rPr>
                <w:rFonts w:ascii="Times New Roman"/>
                <w:spacing w:val="-2"/>
                <w:w w:val="120"/>
                <w:sz w:val="20"/>
              </w:rPr>
              <w:t>s</w:t>
            </w:r>
          </w:p>
        </w:tc>
        <w:tc>
          <w:tcPr>
            <w:tcW w:w="7093" w:type="dxa"/>
            <w:gridSpan w:val="3"/>
            <w:tcBorders>
              <w:top w:val="single" w:sz="8" w:space="0" w:color="000000"/>
              <w:left w:val="single" w:sz="8" w:space="0" w:color="000000"/>
              <w:bottom w:val="single" w:sz="8" w:space="0" w:color="000000"/>
              <w:right w:val="single" w:sz="8" w:space="0" w:color="000000"/>
            </w:tcBorders>
          </w:tcPr>
          <w:p w14:paraId="35952B5C"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user</w:t>
            </w:r>
          </w:p>
        </w:tc>
      </w:tr>
      <w:tr w:rsidR="00366119" w14:paraId="515EBCCE"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2C2AC02C" w14:textId="77777777" w:rsidR="00366119" w:rsidRDefault="00366119" w:rsidP="00946BD1">
            <w:pPr>
              <w:pStyle w:val="TableParagraph"/>
              <w:spacing w:line="222" w:lineRule="exact"/>
              <w:ind w:left="27"/>
              <w:rPr>
                <w:rFonts w:ascii="Times New Roman"/>
                <w:spacing w:val="-3"/>
                <w:w w:val="120"/>
                <w:sz w:val="20"/>
              </w:rPr>
            </w:pPr>
            <w:r>
              <w:rPr>
                <w:rFonts w:ascii="Times New Roman"/>
                <w:spacing w:val="-3"/>
                <w:w w:val="120"/>
                <w:sz w:val="20"/>
              </w:rPr>
              <w:t>Trigger</w:t>
            </w:r>
          </w:p>
        </w:tc>
        <w:tc>
          <w:tcPr>
            <w:tcW w:w="7093" w:type="dxa"/>
            <w:gridSpan w:val="3"/>
            <w:tcBorders>
              <w:top w:val="single" w:sz="8" w:space="0" w:color="000000"/>
              <w:left w:val="single" w:sz="8" w:space="0" w:color="000000"/>
              <w:bottom w:val="single" w:sz="8" w:space="0" w:color="000000"/>
              <w:right w:val="single" w:sz="8" w:space="0" w:color="000000"/>
            </w:tcBorders>
          </w:tcPr>
          <w:p w14:paraId="7F1B321F"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Sensors send their data to communication module.</w:t>
            </w:r>
          </w:p>
        </w:tc>
      </w:tr>
      <w:tr w:rsidR="00366119" w14:paraId="39841238"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3A7E1A41"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spacing w:val="-1"/>
                <w:w w:val="120"/>
                <w:sz w:val="20"/>
              </w:rPr>
              <w:t>P</w:t>
            </w:r>
            <w:r>
              <w:rPr>
                <w:rFonts w:ascii="Times New Roman"/>
                <w:spacing w:val="-2"/>
                <w:w w:val="120"/>
                <w:sz w:val="20"/>
              </w:rPr>
              <w:t>r</w:t>
            </w:r>
            <w:r>
              <w:rPr>
                <w:rFonts w:ascii="Times New Roman"/>
                <w:spacing w:val="-1"/>
                <w:w w:val="120"/>
                <w:sz w:val="20"/>
              </w:rPr>
              <w:t>econd</w:t>
            </w:r>
            <w:r>
              <w:rPr>
                <w:rFonts w:ascii="Times New Roman"/>
                <w:spacing w:val="-2"/>
                <w:w w:val="120"/>
                <w:sz w:val="20"/>
              </w:rPr>
              <w:t>i</w:t>
            </w:r>
            <w:r>
              <w:rPr>
                <w:rFonts w:ascii="Times New Roman"/>
                <w:spacing w:val="-1"/>
                <w:w w:val="120"/>
                <w:sz w:val="20"/>
              </w:rPr>
              <w:t>t</w:t>
            </w:r>
            <w:r>
              <w:rPr>
                <w:rFonts w:ascii="Times New Roman"/>
                <w:spacing w:val="-2"/>
                <w:w w:val="120"/>
                <w:sz w:val="20"/>
              </w:rPr>
              <w:t>i</w:t>
            </w:r>
            <w:r>
              <w:rPr>
                <w:rFonts w:ascii="Times New Roman"/>
                <w:spacing w:val="-1"/>
                <w:w w:val="120"/>
                <w:sz w:val="20"/>
              </w:rPr>
              <w:t>on</w:t>
            </w:r>
          </w:p>
        </w:tc>
        <w:tc>
          <w:tcPr>
            <w:tcW w:w="7093" w:type="dxa"/>
            <w:gridSpan w:val="3"/>
            <w:tcBorders>
              <w:top w:val="single" w:sz="8" w:space="0" w:color="000000"/>
              <w:left w:val="single" w:sz="8" w:space="0" w:color="000000"/>
              <w:bottom w:val="single" w:sz="8" w:space="0" w:color="000000"/>
              <w:right w:val="single" w:sz="8" w:space="0" w:color="000000"/>
            </w:tcBorders>
          </w:tcPr>
          <w:p w14:paraId="12C20D47" w14:textId="77777777" w:rsidR="00366119" w:rsidRDefault="00366119" w:rsidP="00946BD1">
            <w:pPr>
              <w:pStyle w:val="TableParagraph"/>
              <w:spacing w:line="222" w:lineRule="exact"/>
              <w:ind w:left="27"/>
              <w:rPr>
                <w:rFonts w:ascii="Times New Roman"/>
                <w:w w:val="120"/>
                <w:sz w:val="20"/>
                <w:lang w:eastAsia="zh-CN"/>
              </w:rPr>
            </w:pPr>
          </w:p>
        </w:tc>
      </w:tr>
      <w:tr w:rsidR="00366119" w14:paraId="072739A1"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1ABBB561" w14:textId="77777777" w:rsidR="00366119" w:rsidRDefault="0036611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Basic Flow</w:t>
            </w:r>
          </w:p>
        </w:tc>
        <w:tc>
          <w:tcPr>
            <w:tcW w:w="3433" w:type="dxa"/>
            <w:gridSpan w:val="2"/>
            <w:tcBorders>
              <w:top w:val="single" w:sz="8" w:space="0" w:color="000000"/>
              <w:left w:val="single" w:sz="8" w:space="0" w:color="000000"/>
              <w:bottom w:val="single" w:sz="8" w:space="0" w:color="000000"/>
              <w:right w:val="single" w:sz="8" w:space="0" w:color="000000"/>
            </w:tcBorders>
          </w:tcPr>
          <w:p w14:paraId="2E2A0535"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1D169A39" w14:textId="77777777" w:rsidR="00366119" w:rsidRDefault="00366119" w:rsidP="00946BD1">
            <w:pPr>
              <w:pStyle w:val="TableParagraph"/>
              <w:spacing w:line="222" w:lineRule="exact"/>
              <w:ind w:left="27"/>
              <w:rPr>
                <w:rFonts w:ascii="Times New Roman"/>
                <w:w w:val="120"/>
                <w:sz w:val="20"/>
              </w:rPr>
            </w:pPr>
            <w:r>
              <w:rPr>
                <w:rFonts w:ascii="Times New Roman"/>
                <w:w w:val="120"/>
                <w:sz w:val="20"/>
              </w:rPr>
              <w:t>System</w:t>
            </w:r>
          </w:p>
        </w:tc>
      </w:tr>
      <w:tr w:rsidR="00366119" w14:paraId="043F8E91" w14:textId="77777777" w:rsidTr="00946BD1">
        <w:trPr>
          <w:trHeight w:hRule="exact" w:val="455"/>
        </w:trPr>
        <w:tc>
          <w:tcPr>
            <w:tcW w:w="1541" w:type="dxa"/>
            <w:tcBorders>
              <w:top w:val="single" w:sz="8" w:space="0" w:color="000000"/>
              <w:left w:val="single" w:sz="8" w:space="0" w:color="000000"/>
              <w:bottom w:val="single" w:sz="8" w:space="0" w:color="000000"/>
              <w:right w:val="single" w:sz="8" w:space="0" w:color="000000"/>
            </w:tcBorders>
          </w:tcPr>
          <w:p w14:paraId="06DA7C74" w14:textId="77777777" w:rsidR="00366119" w:rsidRDefault="0036611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06E53301"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server verifies connection from hardware.</w:t>
            </w:r>
          </w:p>
        </w:tc>
        <w:tc>
          <w:tcPr>
            <w:tcW w:w="3660" w:type="dxa"/>
            <w:tcBorders>
              <w:top w:val="single" w:sz="8" w:space="0" w:color="000000"/>
              <w:left w:val="single" w:sz="8" w:space="0" w:color="000000"/>
              <w:bottom w:val="single" w:sz="8" w:space="0" w:color="000000"/>
              <w:right w:val="single" w:sz="8" w:space="0" w:color="000000"/>
            </w:tcBorders>
          </w:tcPr>
          <w:p w14:paraId="21E25E12" w14:textId="77777777" w:rsidR="00366119" w:rsidRDefault="00366119" w:rsidP="00946BD1">
            <w:pPr>
              <w:pStyle w:val="TableParagraph"/>
              <w:spacing w:line="222" w:lineRule="exact"/>
              <w:ind w:left="27"/>
              <w:rPr>
                <w:rFonts w:ascii="Times New Roman"/>
                <w:w w:val="120"/>
                <w:sz w:val="20"/>
                <w:lang w:eastAsia="zh-CN"/>
              </w:rPr>
            </w:pPr>
            <w:r>
              <w:rPr>
                <w:rFonts w:ascii="Times New Roman" w:hint="eastAsia"/>
                <w:w w:val="120"/>
                <w:sz w:val="20"/>
                <w:lang w:eastAsia="zh-CN"/>
              </w:rPr>
              <w:t xml:space="preserve"> </w:t>
            </w:r>
          </w:p>
        </w:tc>
      </w:tr>
      <w:tr w:rsidR="00366119" w14:paraId="6D70DD1E" w14:textId="77777777" w:rsidTr="00946BD1">
        <w:trPr>
          <w:trHeight w:hRule="exact" w:val="2180"/>
        </w:trPr>
        <w:tc>
          <w:tcPr>
            <w:tcW w:w="1541" w:type="dxa"/>
            <w:tcBorders>
              <w:top w:val="single" w:sz="8" w:space="0" w:color="000000"/>
              <w:left w:val="single" w:sz="8" w:space="0" w:color="000000"/>
              <w:bottom w:val="single" w:sz="8" w:space="0" w:color="000000"/>
              <w:right w:val="single" w:sz="8" w:space="0" w:color="000000"/>
            </w:tcBorders>
          </w:tcPr>
          <w:p w14:paraId="154D02BB" w14:textId="77777777" w:rsidR="00366119" w:rsidRDefault="00366119" w:rsidP="00946BD1">
            <w:pPr>
              <w:pStyle w:val="TableParagraph"/>
              <w:spacing w:line="222" w:lineRule="exact"/>
              <w:ind w:right="25"/>
              <w:jc w:val="center"/>
              <w:rPr>
                <w:rFonts w:ascii="Times New Roman" w:eastAsia="宋体"/>
                <w:w w:val="110"/>
                <w:sz w:val="20"/>
                <w:lang w:eastAsia="zh-CN"/>
              </w:rPr>
            </w:pPr>
            <w:r>
              <w:rPr>
                <w:rFonts w:ascii="Times New Roman" w:eastAsia="宋体" w:hint="eastAsia"/>
                <w:w w:val="110"/>
                <w:sz w:val="20"/>
                <w:lang w:eastAsia="zh-CN"/>
              </w:rPr>
              <w:t>2</w:t>
            </w:r>
          </w:p>
        </w:tc>
        <w:tc>
          <w:tcPr>
            <w:tcW w:w="3433" w:type="dxa"/>
            <w:gridSpan w:val="2"/>
            <w:tcBorders>
              <w:top w:val="single" w:sz="8" w:space="0" w:color="000000"/>
              <w:left w:val="single" w:sz="8" w:space="0" w:color="000000"/>
              <w:bottom w:val="single" w:sz="8" w:space="0" w:color="000000"/>
              <w:right w:val="single" w:sz="8" w:space="0" w:color="000000"/>
            </w:tcBorders>
          </w:tcPr>
          <w:p w14:paraId="466E804C" w14:textId="77777777" w:rsidR="00366119" w:rsidRDefault="00366119" w:rsidP="00946BD1">
            <w:pPr>
              <w:pStyle w:val="TableParagraph"/>
              <w:spacing w:line="222" w:lineRule="exact"/>
              <w:ind w:left="27"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the switch sensor</w:t>
            </w:r>
            <w:r>
              <w:rPr>
                <w:rFonts w:ascii="Times New Roman" w:eastAsia="宋体"/>
                <w:w w:val="120"/>
                <w:sz w:val="20"/>
                <w:lang w:eastAsia="zh-CN"/>
              </w:rPr>
              <w:t>’</w:t>
            </w:r>
            <w:r>
              <w:rPr>
                <w:rFonts w:ascii="Times New Roman" w:eastAsia="宋体" w:hint="eastAsia"/>
                <w:w w:val="120"/>
                <w:sz w:val="20"/>
                <w:lang w:eastAsia="zh-CN"/>
              </w:rPr>
              <w:t>s information and 0(not operated)/1(operated)signals.</w:t>
            </w:r>
          </w:p>
          <w:p w14:paraId="183CBE93" w14:textId="77777777" w:rsidR="00366119" w:rsidRDefault="00366119" w:rsidP="00946BD1">
            <w:pPr>
              <w:pStyle w:val="TableParagraph"/>
              <w:spacing w:line="222" w:lineRule="exact"/>
              <w:ind w:left="27" w:firstLineChars="50" w:firstLine="120"/>
              <w:rPr>
                <w:rFonts w:ascii="Times New Roman" w:eastAsia="宋体"/>
                <w:w w:val="120"/>
                <w:sz w:val="20"/>
                <w:lang w:eastAsia="zh-CN"/>
              </w:rPr>
            </w:pPr>
            <w:r>
              <w:rPr>
                <w:rFonts w:ascii="Times New Roman" w:eastAsia="宋体" w:hint="eastAsia"/>
                <w:w w:val="120"/>
                <w:sz w:val="20"/>
                <w:lang w:eastAsia="zh-CN"/>
              </w:rPr>
              <w:t xml:space="preserve"> </w:t>
            </w:r>
            <w:r>
              <w:rPr>
                <w:rFonts w:ascii="Times New Roman" w:eastAsia="宋体"/>
                <w:w w:val="120"/>
                <w:sz w:val="20"/>
                <w:lang w:eastAsia="zh-CN"/>
              </w:rPr>
              <w:t xml:space="preserve"> S</w:t>
            </w:r>
            <w:r>
              <w:rPr>
                <w:rFonts w:ascii="Times New Roman" w:eastAsia="宋体" w:hint="eastAsia"/>
                <w:w w:val="120"/>
                <w:sz w:val="20"/>
                <w:lang w:eastAsia="zh-CN"/>
              </w:rPr>
              <w:t xml:space="preserve">erver gets send 0(nobody) or 1(someone) signal </w:t>
            </w:r>
            <w:proofErr w:type="gramStart"/>
            <w:r>
              <w:rPr>
                <w:rFonts w:ascii="Times New Roman" w:eastAsia="宋体" w:hint="eastAsia"/>
                <w:w w:val="120"/>
                <w:sz w:val="20"/>
                <w:lang w:eastAsia="zh-CN"/>
              </w:rPr>
              <w:t>and  presence</w:t>
            </w:r>
            <w:proofErr w:type="gramEnd"/>
            <w:r>
              <w:rPr>
                <w:rFonts w:ascii="Times New Roman" w:eastAsia="宋体" w:hint="eastAsia"/>
                <w:w w:val="120"/>
                <w:sz w:val="20"/>
                <w:lang w:eastAsia="zh-CN"/>
              </w:rPr>
              <w:t xml:space="preserve"> sensor's information.</w:t>
            </w:r>
          </w:p>
          <w:p w14:paraId="6D67D482" w14:textId="77777777" w:rsidR="00366119" w:rsidRDefault="00366119" w:rsidP="00946BD1">
            <w:pPr>
              <w:pStyle w:val="TableParagraph"/>
              <w:spacing w:line="222" w:lineRule="exact"/>
              <w:ind w:firstLineChars="100" w:firstLine="239"/>
              <w:rPr>
                <w:rFonts w:ascii="Times New Roman" w:eastAsia="宋体"/>
                <w:w w:val="120"/>
                <w:sz w:val="20"/>
                <w:lang w:eastAsia="zh-CN"/>
              </w:rPr>
            </w:pPr>
            <w:r>
              <w:rPr>
                <w:rFonts w:ascii="Times New Roman" w:eastAsia="宋体"/>
                <w:w w:val="120"/>
                <w:sz w:val="20"/>
                <w:lang w:eastAsia="zh-CN"/>
              </w:rPr>
              <w:t>S</w:t>
            </w:r>
            <w:r>
              <w:rPr>
                <w:rFonts w:ascii="Times New Roman" w:eastAsia="宋体" w:hint="eastAsia"/>
                <w:w w:val="120"/>
                <w:sz w:val="20"/>
                <w:lang w:eastAsia="zh-CN"/>
              </w:rPr>
              <w:t>erver gets 0(bright) or 1(dark) signal and light sensor's information.</w:t>
            </w:r>
          </w:p>
          <w:p w14:paraId="43506787" w14:textId="77777777" w:rsidR="00366119" w:rsidRDefault="00366119" w:rsidP="00946BD1">
            <w:pPr>
              <w:pStyle w:val="TableParagraph"/>
              <w:spacing w:line="222" w:lineRule="exact"/>
              <w:ind w:left="27"/>
              <w:rPr>
                <w:rFonts w:ascii="Times New Roman"/>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7EA079E2" w14:textId="77777777" w:rsidR="00366119" w:rsidRDefault="00366119" w:rsidP="00946BD1">
            <w:pPr>
              <w:pStyle w:val="TableParagraph"/>
              <w:spacing w:line="222" w:lineRule="exact"/>
              <w:ind w:left="27"/>
              <w:rPr>
                <w:rFonts w:ascii="Times New Roman"/>
                <w:w w:val="120"/>
                <w:sz w:val="20"/>
                <w:lang w:eastAsia="zh-CN"/>
              </w:rPr>
            </w:pPr>
          </w:p>
        </w:tc>
      </w:tr>
      <w:tr w:rsidR="00366119" w14:paraId="18627304" w14:textId="77777777" w:rsidTr="00946BD1">
        <w:trPr>
          <w:trHeight w:hRule="exact" w:val="559"/>
        </w:trPr>
        <w:tc>
          <w:tcPr>
            <w:tcW w:w="1541" w:type="dxa"/>
            <w:tcBorders>
              <w:top w:val="single" w:sz="8" w:space="0" w:color="000000"/>
              <w:left w:val="single" w:sz="8" w:space="0" w:color="000000"/>
              <w:bottom w:val="single" w:sz="8" w:space="0" w:color="000000"/>
              <w:right w:val="single" w:sz="8" w:space="0" w:color="000000"/>
            </w:tcBorders>
          </w:tcPr>
          <w:p w14:paraId="1DDFB838" w14:textId="77777777" w:rsidR="00366119" w:rsidRDefault="00366119" w:rsidP="00946BD1">
            <w:pPr>
              <w:pStyle w:val="TableParagraph"/>
              <w:spacing w:line="222" w:lineRule="exact"/>
              <w:ind w:right="25"/>
              <w:jc w:val="right"/>
              <w:rPr>
                <w:rFonts w:ascii="Times New Roman" w:eastAsia="宋体" w:hAnsi="Times New Roman" w:cs="Times New Roman"/>
                <w:sz w:val="20"/>
                <w:szCs w:val="20"/>
                <w:lang w:eastAsia="zh-CN"/>
              </w:rPr>
            </w:pPr>
            <w:r>
              <w:rPr>
                <w:rFonts w:ascii="Times New Roman" w:eastAsia="宋体" w:hAnsi="Times New Roman" w:cs="Times New Roman" w:hint="eastAsia"/>
                <w:sz w:val="20"/>
                <w:szCs w:val="20"/>
                <w:lang w:eastAsia="zh-CN"/>
              </w:rPr>
              <w:t>3</w:t>
            </w:r>
          </w:p>
        </w:tc>
        <w:tc>
          <w:tcPr>
            <w:tcW w:w="3433" w:type="dxa"/>
            <w:gridSpan w:val="2"/>
            <w:tcBorders>
              <w:top w:val="single" w:sz="8" w:space="0" w:color="000000"/>
              <w:left w:val="single" w:sz="8" w:space="0" w:color="000000"/>
              <w:bottom w:val="single" w:sz="8" w:space="0" w:color="000000"/>
              <w:right w:val="single" w:sz="8" w:space="0" w:color="000000"/>
            </w:tcBorders>
          </w:tcPr>
          <w:p w14:paraId="2AAAFA9C" w14:textId="77777777" w:rsidR="00366119" w:rsidRDefault="00366119" w:rsidP="00946BD1">
            <w:pPr>
              <w:pStyle w:val="TableParagraph"/>
              <w:spacing w:line="222" w:lineRule="exact"/>
              <w:ind w:left="27"/>
              <w:rPr>
                <w:rFonts w:ascii="Times New Roman" w:eastAsia="宋体"/>
                <w:w w:val="120"/>
                <w:sz w:val="20"/>
                <w:lang w:eastAsia="zh-CN"/>
              </w:rPr>
            </w:pPr>
            <w:r>
              <w:rPr>
                <w:rFonts w:ascii="Times New Roman" w:eastAsia="宋体" w:hint="eastAsia"/>
                <w:w w:val="120"/>
                <w:sz w:val="20"/>
                <w:lang w:eastAsia="zh-CN"/>
              </w:rPr>
              <w:t xml:space="preserve">The Server </w:t>
            </w:r>
            <w:r>
              <w:rPr>
                <w:rFonts w:ascii="Times New Roman" w:hint="eastAsia"/>
                <w:w w:val="120"/>
                <w:sz w:val="20"/>
              </w:rPr>
              <w:t>decide</w:t>
            </w:r>
            <w:r>
              <w:rPr>
                <w:rFonts w:ascii="Times New Roman" w:eastAsia="宋体" w:hint="eastAsia"/>
                <w:w w:val="120"/>
                <w:sz w:val="20"/>
                <w:lang w:eastAsia="zh-CN"/>
              </w:rPr>
              <w:t>s</w:t>
            </w:r>
            <w:r>
              <w:rPr>
                <w:rFonts w:ascii="Times New Roman" w:hint="eastAsia"/>
                <w:w w:val="120"/>
                <w:sz w:val="20"/>
              </w:rPr>
              <w:t xml:space="preserve"> whether the </w:t>
            </w:r>
            <w:proofErr w:type="gramStart"/>
            <w:r>
              <w:rPr>
                <w:rFonts w:ascii="Times New Roman" w:hint="eastAsia"/>
                <w:w w:val="120"/>
                <w:sz w:val="20"/>
              </w:rPr>
              <w:t>light  should</w:t>
            </w:r>
            <w:proofErr w:type="gramEnd"/>
            <w:r>
              <w:rPr>
                <w:rFonts w:ascii="Times New Roman" w:hint="eastAsia"/>
                <w:w w:val="120"/>
                <w:sz w:val="20"/>
              </w:rPr>
              <w:t xml:space="preserve"> be on or not.</w:t>
            </w:r>
          </w:p>
        </w:tc>
        <w:tc>
          <w:tcPr>
            <w:tcW w:w="3660" w:type="dxa"/>
            <w:tcBorders>
              <w:top w:val="single" w:sz="8" w:space="0" w:color="000000"/>
              <w:left w:val="single" w:sz="8" w:space="0" w:color="000000"/>
              <w:bottom w:val="single" w:sz="8" w:space="0" w:color="000000"/>
              <w:right w:val="single" w:sz="8" w:space="0" w:color="000000"/>
            </w:tcBorders>
          </w:tcPr>
          <w:p w14:paraId="7C5D0A56" w14:textId="77777777" w:rsidR="00366119" w:rsidRDefault="00366119" w:rsidP="00946BD1">
            <w:pPr>
              <w:pStyle w:val="TableParagraph"/>
              <w:spacing w:line="222" w:lineRule="exact"/>
              <w:rPr>
                <w:rFonts w:ascii="Times New Roman" w:eastAsia="宋体"/>
                <w:w w:val="120"/>
                <w:sz w:val="20"/>
                <w:lang w:eastAsia="zh-CN"/>
              </w:rPr>
            </w:pPr>
          </w:p>
        </w:tc>
      </w:tr>
      <w:tr w:rsidR="00366119" w14:paraId="68717A32" w14:textId="77777777" w:rsidTr="00946BD1">
        <w:trPr>
          <w:trHeight w:hRule="exact" w:val="495"/>
        </w:trPr>
        <w:tc>
          <w:tcPr>
            <w:tcW w:w="1541" w:type="dxa"/>
            <w:tcBorders>
              <w:top w:val="single" w:sz="8" w:space="0" w:color="000000"/>
              <w:left w:val="single" w:sz="8" w:space="0" w:color="000000"/>
              <w:bottom w:val="single" w:sz="8" w:space="0" w:color="000000"/>
              <w:right w:val="single" w:sz="8" w:space="0" w:color="000000"/>
            </w:tcBorders>
          </w:tcPr>
          <w:p w14:paraId="13E317FA" w14:textId="77777777" w:rsidR="00366119" w:rsidRDefault="00366119" w:rsidP="00946BD1">
            <w:pPr>
              <w:pStyle w:val="TableParagraph"/>
              <w:spacing w:line="222" w:lineRule="exact"/>
              <w:ind w:right="25"/>
              <w:jc w:val="right"/>
              <w:rPr>
                <w:rFonts w:ascii="Times New Roman" w:eastAsia="宋体"/>
                <w:w w:val="110"/>
                <w:sz w:val="20"/>
                <w:lang w:eastAsia="zh-CN"/>
              </w:rPr>
            </w:pPr>
            <w:r>
              <w:rPr>
                <w:rFonts w:ascii="Times New Roman" w:eastAsia="宋体" w:hint="eastAsia"/>
                <w:w w:val="110"/>
                <w:sz w:val="20"/>
                <w:lang w:eastAsia="zh-CN"/>
              </w:rPr>
              <w:t>4</w:t>
            </w:r>
          </w:p>
        </w:tc>
        <w:tc>
          <w:tcPr>
            <w:tcW w:w="3433" w:type="dxa"/>
            <w:gridSpan w:val="2"/>
            <w:tcBorders>
              <w:top w:val="single" w:sz="8" w:space="0" w:color="000000"/>
              <w:left w:val="single" w:sz="8" w:space="0" w:color="000000"/>
              <w:bottom w:val="single" w:sz="8" w:space="0" w:color="000000"/>
              <w:right w:val="single" w:sz="8" w:space="0" w:color="000000"/>
            </w:tcBorders>
          </w:tcPr>
          <w:p w14:paraId="0A1B9C27" w14:textId="77777777" w:rsidR="00366119" w:rsidRDefault="00366119" w:rsidP="00946BD1">
            <w:pPr>
              <w:pStyle w:val="TableParagraph"/>
              <w:spacing w:line="222" w:lineRule="exact"/>
              <w:ind w:left="27"/>
              <w:rPr>
                <w:rFonts w:ascii="Times New Roman" w:eastAsia="宋体"/>
                <w:w w:val="120"/>
                <w:sz w:val="20"/>
                <w:lang w:eastAsia="zh-CN"/>
              </w:rPr>
            </w:pPr>
          </w:p>
        </w:tc>
        <w:tc>
          <w:tcPr>
            <w:tcW w:w="3660" w:type="dxa"/>
            <w:tcBorders>
              <w:top w:val="single" w:sz="8" w:space="0" w:color="000000"/>
              <w:left w:val="single" w:sz="8" w:space="0" w:color="000000"/>
              <w:bottom w:val="single" w:sz="8" w:space="0" w:color="000000"/>
              <w:right w:val="single" w:sz="8" w:space="0" w:color="000000"/>
            </w:tcBorders>
          </w:tcPr>
          <w:p w14:paraId="60423ED6" w14:textId="77777777" w:rsidR="00366119" w:rsidRDefault="00366119" w:rsidP="00946BD1">
            <w:pPr>
              <w:pStyle w:val="TableParagraph"/>
              <w:spacing w:line="222" w:lineRule="exact"/>
              <w:rPr>
                <w:rFonts w:ascii="Times New Roman" w:eastAsia="宋体"/>
                <w:w w:val="120"/>
                <w:sz w:val="20"/>
                <w:lang w:eastAsia="zh-CN"/>
              </w:rPr>
            </w:pPr>
            <w:r>
              <w:rPr>
                <w:rFonts w:ascii="Times New Roman" w:eastAsia="宋体" w:hint="eastAsia"/>
                <w:w w:val="120"/>
                <w:sz w:val="20"/>
                <w:lang w:eastAsia="zh-CN"/>
              </w:rPr>
              <w:t>Communication module sends command to lights.</w:t>
            </w:r>
          </w:p>
        </w:tc>
      </w:tr>
      <w:tr w:rsidR="00366119" w14:paraId="1637E2D5"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6469C3ED"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Frequency</w:t>
            </w:r>
          </w:p>
        </w:tc>
        <w:tc>
          <w:tcPr>
            <w:tcW w:w="7093" w:type="dxa"/>
            <w:gridSpan w:val="3"/>
            <w:tcBorders>
              <w:top w:val="single" w:sz="8" w:space="0" w:color="000000"/>
              <w:left w:val="single" w:sz="8" w:space="0" w:color="000000"/>
              <w:bottom w:val="single" w:sz="8" w:space="0" w:color="000000"/>
              <w:right w:val="single" w:sz="8" w:space="0" w:color="000000"/>
            </w:tcBorders>
          </w:tcPr>
          <w:p w14:paraId="488E4D4A" w14:textId="77777777" w:rsidR="00366119" w:rsidRDefault="00366119" w:rsidP="00946BD1">
            <w:pPr>
              <w:pStyle w:val="TableParagraph"/>
              <w:spacing w:line="222" w:lineRule="exact"/>
              <w:ind w:left="27"/>
              <w:rPr>
                <w:rFonts w:ascii="Times New Roman" w:eastAsia="宋体" w:hAnsi="Times New Roman" w:cs="Times New Roman"/>
                <w:sz w:val="20"/>
                <w:szCs w:val="20"/>
                <w:lang w:eastAsia="zh-CN"/>
              </w:rPr>
            </w:pPr>
          </w:p>
        </w:tc>
      </w:tr>
      <w:tr w:rsidR="00366119" w14:paraId="13EB81A3"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905BBC6"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10"/>
                <w:sz w:val="20"/>
              </w:rPr>
              <w:t>Type</w:t>
            </w:r>
          </w:p>
        </w:tc>
        <w:tc>
          <w:tcPr>
            <w:tcW w:w="7093" w:type="dxa"/>
            <w:gridSpan w:val="3"/>
            <w:tcBorders>
              <w:top w:val="single" w:sz="8" w:space="0" w:color="000000"/>
              <w:left w:val="single" w:sz="8" w:space="0" w:color="000000"/>
              <w:bottom w:val="single" w:sz="8" w:space="0" w:color="000000"/>
              <w:right w:val="single" w:sz="8" w:space="0" w:color="000000"/>
            </w:tcBorders>
          </w:tcPr>
          <w:p w14:paraId="6C01962F"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05"/>
                <w:sz w:val="20"/>
              </w:rPr>
              <w:t>Primary</w:t>
            </w:r>
          </w:p>
        </w:tc>
      </w:tr>
      <w:tr w:rsidR="00366119" w14:paraId="5469D732"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4CD907BB"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r>
              <w:rPr>
                <w:rFonts w:ascii="Times New Roman"/>
                <w:w w:val="120"/>
                <w:sz w:val="20"/>
              </w:rPr>
              <w:t>Pos</w:t>
            </w:r>
            <w:r>
              <w:rPr>
                <w:rFonts w:ascii="Times New Roman" w:eastAsia="宋体" w:hint="eastAsia"/>
                <w:w w:val="120"/>
                <w:sz w:val="20"/>
                <w:lang w:eastAsia="zh-CN"/>
              </w:rPr>
              <w:t>t</w:t>
            </w:r>
            <w:r>
              <w:rPr>
                <w:rFonts w:ascii="Times New Roman"/>
                <w:w w:val="120"/>
                <w:sz w:val="20"/>
              </w:rPr>
              <w:t>conditions</w:t>
            </w:r>
          </w:p>
        </w:tc>
        <w:tc>
          <w:tcPr>
            <w:tcW w:w="7093" w:type="dxa"/>
            <w:gridSpan w:val="3"/>
            <w:tcBorders>
              <w:top w:val="single" w:sz="8" w:space="0" w:color="000000"/>
              <w:left w:val="single" w:sz="8" w:space="0" w:color="000000"/>
              <w:bottom w:val="single" w:sz="8" w:space="0" w:color="000000"/>
              <w:right w:val="single" w:sz="8" w:space="0" w:color="000000"/>
            </w:tcBorders>
          </w:tcPr>
          <w:p w14:paraId="3D0A6FA5" w14:textId="77777777" w:rsidR="00366119" w:rsidRDefault="00366119" w:rsidP="00946BD1">
            <w:pPr>
              <w:pStyle w:val="TableParagraph"/>
              <w:spacing w:line="222" w:lineRule="exact"/>
              <w:ind w:left="27"/>
              <w:rPr>
                <w:rFonts w:ascii="Times New Roman" w:eastAsia="宋体" w:hAnsi="Times New Roman" w:cs="Times New Roman"/>
                <w:sz w:val="20"/>
                <w:szCs w:val="20"/>
                <w:lang w:eastAsia="zh-CN"/>
              </w:rPr>
            </w:pPr>
          </w:p>
        </w:tc>
      </w:tr>
      <w:tr w:rsidR="00366119" w14:paraId="08018984" w14:textId="77777777" w:rsidTr="00946BD1">
        <w:trPr>
          <w:trHeight w:hRule="exact" w:val="5146"/>
        </w:trPr>
        <w:tc>
          <w:tcPr>
            <w:tcW w:w="1541" w:type="dxa"/>
            <w:tcBorders>
              <w:top w:val="single" w:sz="8" w:space="0" w:color="000000"/>
              <w:left w:val="single" w:sz="8" w:space="0" w:color="000000"/>
              <w:bottom w:val="single" w:sz="8" w:space="0" w:color="000000"/>
              <w:right w:val="single" w:sz="8" w:space="0" w:color="000000"/>
            </w:tcBorders>
          </w:tcPr>
          <w:p w14:paraId="7B717339" w14:textId="77777777" w:rsidR="00366119" w:rsidRDefault="00366119" w:rsidP="00946BD1">
            <w:pPr>
              <w:pStyle w:val="TableParagraph"/>
              <w:spacing w:before="4"/>
              <w:ind w:left="27"/>
              <w:rPr>
                <w:rFonts w:ascii="Times New Roman" w:eastAsia="Times New Roman" w:hAnsi="Times New Roman" w:cs="Times New Roman"/>
                <w:sz w:val="20"/>
                <w:szCs w:val="20"/>
              </w:rPr>
            </w:pPr>
            <w:r>
              <w:rPr>
                <w:rFonts w:ascii="Times New Roman"/>
                <w:spacing w:val="-2"/>
                <w:w w:val="115"/>
                <w:sz w:val="20"/>
              </w:rPr>
              <w:t>C</w:t>
            </w:r>
            <w:r>
              <w:rPr>
                <w:rFonts w:ascii="Times New Roman"/>
                <w:spacing w:val="-1"/>
                <w:w w:val="115"/>
                <w:sz w:val="20"/>
              </w:rPr>
              <w:t>hart</w:t>
            </w:r>
          </w:p>
        </w:tc>
        <w:tc>
          <w:tcPr>
            <w:tcW w:w="7093" w:type="dxa"/>
            <w:gridSpan w:val="3"/>
            <w:tcBorders>
              <w:top w:val="single" w:sz="8" w:space="0" w:color="000000"/>
              <w:left w:val="single" w:sz="8" w:space="0" w:color="000000"/>
              <w:bottom w:val="single" w:sz="8" w:space="0" w:color="000000"/>
              <w:right w:val="single" w:sz="8" w:space="0" w:color="000000"/>
            </w:tcBorders>
          </w:tcPr>
          <w:p w14:paraId="4A5E5EA6" w14:textId="77777777" w:rsidR="00366119" w:rsidRDefault="00366119" w:rsidP="00946BD1">
            <w:pPr>
              <w:pStyle w:val="ad"/>
              <w:spacing w:before="0" w:beforeAutospacing="0" w:after="0" w:afterAutospacing="0"/>
            </w:pPr>
            <w:r>
              <w:rPr>
                <w:noProof/>
                <w:lang w:eastAsia="zh-CN"/>
              </w:rPr>
              <w:drawing>
                <wp:inline distT="0" distB="0" distL="114300" distR="114300" wp14:anchorId="214C2AB8" wp14:editId="020F8E05">
                  <wp:extent cx="4490720" cy="3319780"/>
                  <wp:effectExtent l="0" t="0" r="508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8">
                            <a:grayscl/>
                          </a:blip>
                          <a:stretch>
                            <a:fillRect/>
                          </a:stretch>
                        </pic:blipFill>
                        <pic:spPr>
                          <a:xfrm>
                            <a:off x="0" y="0"/>
                            <a:ext cx="4490720" cy="3319780"/>
                          </a:xfrm>
                          <a:prstGeom prst="rect">
                            <a:avLst/>
                          </a:prstGeom>
                          <a:noFill/>
                          <a:ln w="9525">
                            <a:noFill/>
                          </a:ln>
                        </pic:spPr>
                      </pic:pic>
                    </a:graphicData>
                  </a:graphic>
                </wp:inline>
              </w:drawing>
            </w:r>
          </w:p>
          <w:p w14:paraId="2161D368" w14:textId="77777777" w:rsidR="00366119" w:rsidRDefault="00366119" w:rsidP="00946BD1">
            <w:pPr>
              <w:pStyle w:val="ad"/>
              <w:spacing w:before="0" w:beforeAutospacing="0" w:after="0" w:afterAutospacing="0"/>
            </w:pPr>
          </w:p>
          <w:p w14:paraId="40F81319" w14:textId="77777777" w:rsidR="00366119" w:rsidRDefault="00366119" w:rsidP="00946BD1">
            <w:pPr>
              <w:pStyle w:val="ad"/>
              <w:spacing w:before="0" w:beforeAutospacing="0" w:after="0" w:afterAutospacing="0"/>
              <w:rPr>
                <w:rFonts w:ascii="Times New Roman" w:eastAsia="宋体" w:hAnsi="Times New Roman"/>
                <w:sz w:val="25"/>
                <w:szCs w:val="25"/>
                <w:lang w:eastAsia="zh-CN"/>
              </w:rPr>
            </w:pPr>
          </w:p>
        </w:tc>
      </w:tr>
      <w:tr w:rsidR="00366119" w14:paraId="27F1619A" w14:textId="77777777" w:rsidTr="00946BD1">
        <w:trPr>
          <w:trHeight w:hRule="exact" w:val="398"/>
        </w:trPr>
        <w:tc>
          <w:tcPr>
            <w:tcW w:w="1541" w:type="dxa"/>
            <w:tcBorders>
              <w:top w:val="single" w:sz="8" w:space="0" w:color="000000"/>
              <w:left w:val="single" w:sz="8" w:space="0" w:color="000000"/>
              <w:bottom w:val="single" w:sz="8" w:space="0" w:color="000000"/>
              <w:right w:val="single" w:sz="8" w:space="0" w:color="000000"/>
            </w:tcBorders>
          </w:tcPr>
          <w:p w14:paraId="3E0541DA" w14:textId="77777777" w:rsidR="00366119" w:rsidRDefault="00366119" w:rsidP="00946BD1">
            <w:pPr>
              <w:pStyle w:val="TableParagraph"/>
              <w:spacing w:before="27"/>
              <w:ind w:left="27"/>
              <w:rPr>
                <w:rFonts w:ascii="Times New Roman" w:eastAsia="Times New Roman" w:hAnsi="Times New Roman" w:cs="Times New Roman"/>
                <w:sz w:val="20"/>
                <w:szCs w:val="20"/>
              </w:rPr>
            </w:pPr>
            <w:r>
              <w:rPr>
                <w:rFonts w:ascii="Times New Roman"/>
                <w:spacing w:val="-2"/>
                <w:w w:val="115"/>
                <w:sz w:val="20"/>
              </w:rPr>
              <w:t>Alternate Flow</w:t>
            </w:r>
          </w:p>
        </w:tc>
        <w:tc>
          <w:tcPr>
            <w:tcW w:w="3433" w:type="dxa"/>
            <w:gridSpan w:val="2"/>
            <w:tcBorders>
              <w:top w:val="single" w:sz="8" w:space="0" w:color="000000"/>
              <w:left w:val="single" w:sz="8" w:space="0" w:color="000000"/>
              <w:bottom w:val="single" w:sz="8" w:space="0" w:color="000000"/>
              <w:right w:val="single" w:sz="8" w:space="0" w:color="000000"/>
            </w:tcBorders>
          </w:tcPr>
          <w:p w14:paraId="6ABC2B2C" w14:textId="77777777" w:rsidR="00366119" w:rsidRDefault="00366119" w:rsidP="00946BD1">
            <w:pPr>
              <w:pStyle w:val="TableParagraph"/>
              <w:spacing w:before="112"/>
              <w:ind w:left="946"/>
              <w:rPr>
                <w:rFonts w:ascii="Times New Roman" w:eastAsia="Times New Roman" w:hAnsi="Times New Roman" w:cs="Times New Roman"/>
                <w:i/>
                <w:sz w:val="20"/>
                <w:szCs w:val="20"/>
              </w:rPr>
            </w:pPr>
            <w:r>
              <w:rPr>
                <w:rFonts w:ascii="Times New Roman"/>
                <w:i/>
                <w:spacing w:val="-1"/>
                <w:w w:val="120"/>
                <w:sz w:val="20"/>
              </w:rPr>
              <w:t>Actor</w:t>
            </w:r>
          </w:p>
        </w:tc>
        <w:tc>
          <w:tcPr>
            <w:tcW w:w="3660" w:type="dxa"/>
            <w:tcBorders>
              <w:top w:val="single" w:sz="8" w:space="0" w:color="000000"/>
              <w:left w:val="single" w:sz="8" w:space="0" w:color="000000"/>
              <w:bottom w:val="single" w:sz="8" w:space="0" w:color="000000"/>
              <w:right w:val="single" w:sz="8" w:space="0" w:color="000000"/>
            </w:tcBorders>
          </w:tcPr>
          <w:p w14:paraId="4FD1352A" w14:textId="77777777" w:rsidR="00366119" w:rsidRDefault="00366119" w:rsidP="00946BD1">
            <w:pPr>
              <w:pStyle w:val="TableParagraph"/>
              <w:spacing w:before="112"/>
              <w:ind w:right="17"/>
              <w:jc w:val="center"/>
              <w:rPr>
                <w:rFonts w:ascii="Times New Roman" w:eastAsia="Times New Roman" w:hAnsi="Times New Roman" w:cs="Times New Roman"/>
                <w:sz w:val="20"/>
                <w:szCs w:val="20"/>
              </w:rPr>
            </w:pPr>
            <w:r>
              <w:rPr>
                <w:rFonts w:ascii="Times New Roman"/>
                <w:spacing w:val="-1"/>
                <w:w w:val="120"/>
                <w:sz w:val="20"/>
              </w:rPr>
              <w:t>S</w:t>
            </w:r>
            <w:r>
              <w:rPr>
                <w:rFonts w:ascii="Times New Roman"/>
                <w:spacing w:val="-2"/>
                <w:w w:val="120"/>
                <w:sz w:val="20"/>
              </w:rPr>
              <w:t>y</w:t>
            </w:r>
            <w:r>
              <w:rPr>
                <w:rFonts w:ascii="Times New Roman"/>
                <w:spacing w:val="-1"/>
                <w:w w:val="120"/>
                <w:sz w:val="20"/>
              </w:rPr>
              <w:t>ste</w:t>
            </w:r>
            <w:r>
              <w:rPr>
                <w:rFonts w:ascii="Times New Roman"/>
                <w:spacing w:val="-2"/>
                <w:w w:val="120"/>
                <w:sz w:val="20"/>
              </w:rPr>
              <w:t>m</w:t>
            </w:r>
          </w:p>
        </w:tc>
      </w:tr>
      <w:tr w:rsidR="00366119" w14:paraId="766D1DD6" w14:textId="77777777" w:rsidTr="00946BD1">
        <w:trPr>
          <w:trHeight w:hRule="exact" w:val="246"/>
        </w:trPr>
        <w:tc>
          <w:tcPr>
            <w:tcW w:w="1541" w:type="dxa"/>
            <w:tcBorders>
              <w:top w:val="single" w:sz="8" w:space="0" w:color="000000"/>
              <w:left w:val="single" w:sz="8" w:space="0" w:color="000000"/>
              <w:bottom w:val="single" w:sz="8" w:space="0" w:color="000000"/>
              <w:right w:val="single" w:sz="8" w:space="0" w:color="000000"/>
            </w:tcBorders>
          </w:tcPr>
          <w:p w14:paraId="723A2683" w14:textId="77777777" w:rsidR="00366119" w:rsidRDefault="00366119" w:rsidP="00946BD1">
            <w:pPr>
              <w:pStyle w:val="TableParagraph"/>
              <w:spacing w:line="222" w:lineRule="exact"/>
              <w:ind w:right="25"/>
              <w:jc w:val="right"/>
              <w:rPr>
                <w:rFonts w:ascii="Times New Roman" w:eastAsia="Times New Roman" w:hAnsi="Times New Roman" w:cs="Times New Roman"/>
                <w:sz w:val="20"/>
                <w:szCs w:val="20"/>
              </w:rPr>
            </w:pPr>
            <w:r>
              <w:rPr>
                <w:rFonts w:ascii="Times New Roman"/>
                <w:w w:val="110"/>
                <w:sz w:val="20"/>
              </w:rPr>
              <w:t>1</w:t>
            </w:r>
          </w:p>
        </w:tc>
        <w:tc>
          <w:tcPr>
            <w:tcW w:w="3433" w:type="dxa"/>
            <w:gridSpan w:val="2"/>
            <w:tcBorders>
              <w:top w:val="single" w:sz="8" w:space="0" w:color="000000"/>
              <w:left w:val="single" w:sz="8" w:space="0" w:color="000000"/>
              <w:bottom w:val="single" w:sz="8" w:space="0" w:color="000000"/>
              <w:right w:val="single" w:sz="8" w:space="0" w:color="000000"/>
            </w:tcBorders>
          </w:tcPr>
          <w:p w14:paraId="3BE45A10"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p>
        </w:tc>
        <w:tc>
          <w:tcPr>
            <w:tcW w:w="3660" w:type="dxa"/>
            <w:tcBorders>
              <w:top w:val="single" w:sz="8" w:space="0" w:color="000000"/>
              <w:left w:val="single" w:sz="8" w:space="0" w:color="000000"/>
              <w:bottom w:val="single" w:sz="8" w:space="0" w:color="000000"/>
              <w:right w:val="single" w:sz="8" w:space="0" w:color="000000"/>
            </w:tcBorders>
          </w:tcPr>
          <w:p w14:paraId="425FF5FF" w14:textId="77777777" w:rsidR="00366119" w:rsidRDefault="00366119" w:rsidP="00946BD1">
            <w:pPr>
              <w:pStyle w:val="TableParagraph"/>
              <w:spacing w:line="222" w:lineRule="exact"/>
              <w:ind w:left="27"/>
              <w:rPr>
                <w:rFonts w:ascii="Times New Roman" w:eastAsia="Times New Roman" w:hAnsi="Times New Roman" w:cs="Times New Roman"/>
                <w:sz w:val="20"/>
                <w:szCs w:val="20"/>
              </w:rPr>
            </w:pPr>
          </w:p>
        </w:tc>
      </w:tr>
    </w:tbl>
    <w:p w14:paraId="310F067C" w14:textId="77777777" w:rsidR="001F09CD" w:rsidRDefault="00D44AF3">
      <w:pPr>
        <w:pStyle w:val="1"/>
      </w:pPr>
      <w:bookmarkStart w:id="259" w:name="_Toc5632244"/>
      <w:r>
        <w:lastRenderedPageBreak/>
        <w:t>3.    Detailed Requirements</w:t>
      </w:r>
      <w:bookmarkEnd w:id="246"/>
      <w:bookmarkEnd w:id="247"/>
      <w:bookmarkEnd w:id="248"/>
      <w:bookmarkEnd w:id="249"/>
      <w:bookmarkEnd w:id="259"/>
    </w:p>
    <w:p w14:paraId="287880A4" w14:textId="77777777" w:rsidR="001F09CD" w:rsidRDefault="00D44AF3">
      <w:pPr>
        <w:pStyle w:val="2"/>
      </w:pPr>
      <w:bookmarkStart w:id="260" w:name="_Toc5208521"/>
      <w:bookmarkStart w:id="261" w:name="_Toc5192604"/>
      <w:bookmarkStart w:id="262" w:name="_Toc5206312"/>
      <w:bookmarkStart w:id="263" w:name="_Toc5206162"/>
      <w:bookmarkStart w:id="264" w:name="_Toc5632245"/>
      <w:r>
        <w:t>3.1 System Inputs and Outputs for Customers</w:t>
      </w:r>
      <w:bookmarkEnd w:id="260"/>
      <w:bookmarkEnd w:id="261"/>
      <w:bookmarkEnd w:id="262"/>
      <w:bookmarkEnd w:id="263"/>
      <w:bookmarkEnd w:id="264"/>
    </w:p>
    <w:p w14:paraId="31D9B7C8" w14:textId="77777777" w:rsidR="00EE15AC" w:rsidRDefault="00EE15AC" w:rsidP="00EE15AC">
      <w:pPr>
        <w:pStyle w:val="3"/>
      </w:pPr>
      <w:bookmarkStart w:id="265" w:name="_Toc5206163"/>
      <w:bookmarkStart w:id="266" w:name="_Toc5208522"/>
      <w:bookmarkStart w:id="267" w:name="_Toc5206313"/>
      <w:bookmarkStart w:id="268" w:name="_Toc5192605"/>
      <w:bookmarkStart w:id="269" w:name="_Toc5632246"/>
      <w:bookmarkStart w:id="270" w:name="_Toc5206167"/>
      <w:bookmarkStart w:id="271" w:name="_Toc5192609"/>
      <w:bookmarkStart w:id="272" w:name="_Toc5206317"/>
      <w:bookmarkStart w:id="273" w:name="_Toc5208526"/>
      <w:r>
        <w:rPr>
          <w:rFonts w:hint="eastAsia"/>
        </w:rPr>
        <w:t>3</w:t>
      </w:r>
      <w:r>
        <w:t>.1.1</w:t>
      </w:r>
      <w:r>
        <w:rPr>
          <w:rFonts w:hint="eastAsia"/>
        </w:rPr>
        <w:t> </w:t>
      </w:r>
      <w:bookmarkStart w:id="274" w:name="input"/>
      <w:r>
        <w:rPr>
          <w:rFonts w:hint="eastAsia"/>
        </w:rPr>
        <w:t>Inputs</w:t>
      </w:r>
      <w:bookmarkEnd w:id="274"/>
      <w:r>
        <w:t xml:space="preserve"> for Web</w:t>
      </w:r>
      <w:bookmarkEnd w:id="265"/>
      <w:bookmarkEnd w:id="266"/>
      <w:bookmarkEnd w:id="267"/>
      <w:bookmarkEnd w:id="268"/>
      <w:bookmarkEnd w:id="269"/>
    </w:p>
    <w:p w14:paraId="086C3393"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3A033F8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29AA0A6C"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w:t>
      </w:r>
    </w:p>
    <w:p w14:paraId="7B5E90EC" w14:textId="77777777" w:rsidR="00EE15AC" w:rsidRDefault="00EE15AC" w:rsidP="00EE15AC">
      <w:pPr>
        <w:pStyle w:val="ad"/>
        <w:spacing w:before="0" w:beforeAutospacing="0" w:after="0" w:afterAutospacing="0"/>
        <w:rPr>
          <w:rFonts w:cs="Helvetica"/>
          <w:color w:val="111111"/>
          <w:lang w:eastAsia="zh-CN"/>
        </w:rPr>
      </w:pPr>
    </w:p>
    <w:p w14:paraId="75EA96B5"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Input at login interface:</w:t>
      </w:r>
    </w:p>
    <w:p w14:paraId="43A48A07"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Account: must be made up of numbers. It can only be one of the teaching number, teacher's work number and administrator's ID number.</w:t>
      </w:r>
    </w:p>
    <w:p w14:paraId="1A4FF427"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Password: 6-20 characters.</w:t>
      </w:r>
    </w:p>
    <w:p w14:paraId="08564C32"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Login: Click on this button to enter the next interface with the correct account number and password.</w:t>
      </w:r>
    </w:p>
    <w:p w14:paraId="71B5CD56" w14:textId="77777777" w:rsidR="00EE15AC" w:rsidRDefault="00EE15AC" w:rsidP="00EE15AC">
      <w:pPr>
        <w:pStyle w:val="ad"/>
        <w:spacing w:before="0" w:beforeAutospacing="0" w:after="0" w:afterAutospacing="0"/>
        <w:rPr>
          <w:rFonts w:cs="Helvetica"/>
          <w:color w:val="111111"/>
          <w:lang w:eastAsia="zh-CN"/>
        </w:rPr>
      </w:pPr>
    </w:p>
    <w:p w14:paraId="66935EC4"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xml:space="preserve">Under "sensors", click on the Add button and enter the following: </w:t>
      </w:r>
    </w:p>
    <w:p w14:paraId="3EA76F3A"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Sensor types: Only one of three types can be selected from the drop-down menu.</w:t>
      </w:r>
    </w:p>
    <w:p w14:paraId="3862DEBC" w14:textId="77777777" w:rsidR="00EE15AC" w:rsidRDefault="00EE15AC" w:rsidP="00EE15AC">
      <w:pPr>
        <w:pStyle w:val="ad"/>
        <w:spacing w:before="0" w:beforeAutospacing="0" w:after="0" w:afterAutospacing="0"/>
        <w:rPr>
          <w:rFonts w:cs="Helvetica"/>
          <w:color w:val="111111"/>
          <w:lang w:eastAsia="zh-CN"/>
        </w:rPr>
      </w:pPr>
    </w:p>
    <w:p w14:paraId="4407A3E5"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Under "rooms", click the Add button and enter:</w:t>
      </w:r>
    </w:p>
    <w:p w14:paraId="74275A9C"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Room number: Input cannot conflict with an existing room number. And it is less than 5 legal numbers or letters.</w:t>
      </w:r>
    </w:p>
    <w:p w14:paraId="24CC0B62" w14:textId="77777777" w:rsidR="00EE15AC" w:rsidRDefault="00EE15AC" w:rsidP="00EE15AC">
      <w:pPr>
        <w:pStyle w:val="ad"/>
        <w:spacing w:before="0" w:beforeAutospacing="0" w:after="0" w:afterAutospacing="0"/>
        <w:rPr>
          <w:rFonts w:cs="Helvetica"/>
          <w:color w:val="111111"/>
          <w:lang w:eastAsia="zh-CN"/>
        </w:rPr>
      </w:pPr>
    </w:p>
    <w:p w14:paraId="42DD7A0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Input in basic information:</w:t>
      </w:r>
    </w:p>
    <w:p w14:paraId="45A0418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Nickname: less than 20 characters</w:t>
      </w:r>
    </w:p>
    <w:p w14:paraId="2FFFAF97"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ID number: less than 10 digits</w:t>
      </w:r>
    </w:p>
    <w:p w14:paraId="7F0006DF"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School: less than 200 characters</w:t>
      </w:r>
    </w:p>
    <w:p w14:paraId="3F14A31B"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Professional: less than 20 characters</w:t>
      </w:r>
    </w:p>
    <w:p w14:paraId="15C213A9"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Class: less than 20 characters</w:t>
      </w:r>
    </w:p>
    <w:p w14:paraId="5178ED7F" w14:textId="77777777" w:rsidR="00EE15AC" w:rsidRDefault="00EE15AC" w:rsidP="00EE15AC">
      <w:pPr>
        <w:pStyle w:val="ad"/>
        <w:spacing w:before="0" w:beforeAutospacing="0" w:after="0" w:afterAutospacing="0"/>
        <w:rPr>
          <w:rFonts w:cs="Helvetica"/>
          <w:color w:val="111111"/>
          <w:lang w:eastAsia="zh-CN"/>
        </w:rPr>
      </w:pPr>
    </w:p>
    <w:p w14:paraId="273BF655"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"Modify password" input:</w:t>
      </w:r>
    </w:p>
    <w:p w14:paraId="4265E283"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Old passwords: 6-20 characters</w:t>
      </w:r>
    </w:p>
    <w:p w14:paraId="59AF87F1"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"New password": 6-20 characters.</w:t>
      </w:r>
    </w:p>
    <w:p w14:paraId="3DFF05E9" w14:textId="77777777" w:rsidR="00EE15AC" w:rsidRDefault="00EE15AC" w:rsidP="00EE15AC">
      <w:pPr>
        <w:pStyle w:val="3"/>
      </w:pPr>
      <w:bookmarkStart w:id="275" w:name="_Toc5192606"/>
      <w:bookmarkStart w:id="276" w:name="_Toc5206164"/>
      <w:bookmarkStart w:id="277" w:name="_Toc5206314"/>
      <w:bookmarkStart w:id="278" w:name="_Toc5208523"/>
      <w:bookmarkStart w:id="279" w:name="_Toc5632247"/>
      <w:r>
        <w:rPr>
          <w:rFonts w:hint="eastAsia"/>
        </w:rPr>
        <w:t>3</w:t>
      </w:r>
      <w:r>
        <w:t>.1.2 Output</w:t>
      </w:r>
      <w:r>
        <w:rPr>
          <w:rFonts w:hint="eastAsia"/>
        </w:rPr>
        <w:t>s</w:t>
      </w:r>
      <w:r>
        <w:t xml:space="preserve"> for Web</w:t>
      </w:r>
      <w:bookmarkEnd w:id="275"/>
      <w:bookmarkEnd w:id="276"/>
      <w:bookmarkEnd w:id="277"/>
      <w:bookmarkEnd w:id="278"/>
      <w:bookmarkEnd w:id="279"/>
    </w:p>
    <w:p w14:paraId="7B92A1EB"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Display graphical user interface. Each current interface contains all text boxes or interactive buttons created for users to enter.</w:t>
      </w:r>
    </w:p>
    <w:p w14:paraId="435AB240" w14:textId="77777777" w:rsidR="00EE15AC" w:rsidRDefault="00EE15AC" w:rsidP="00EE15AC">
      <w:pPr>
        <w:pStyle w:val="ad"/>
        <w:spacing w:before="0" w:beforeAutospacing="0" w:after="0" w:afterAutospacing="0"/>
        <w:rPr>
          <w:rFonts w:cs="Helvetica"/>
          <w:color w:val="111111"/>
          <w:lang w:eastAsia="zh-CN"/>
        </w:rPr>
      </w:pPr>
    </w:p>
    <w:p w14:paraId="09752116"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Output to the user:</w:t>
      </w:r>
    </w:p>
    <w:p w14:paraId="6D8308A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Login interface:</w:t>
      </w:r>
    </w:p>
    <w:p w14:paraId="56F0E42F"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If the password or account is incorrect, a pop-up window will prompt "incorrect password or account".</w:t>
      </w:r>
    </w:p>
    <w:p w14:paraId="726ECB58" w14:textId="77777777" w:rsidR="00EE15AC" w:rsidRDefault="00EE15AC" w:rsidP="00EE15AC">
      <w:pPr>
        <w:pStyle w:val="ad"/>
        <w:spacing w:before="0" w:beforeAutospacing="0" w:after="0" w:afterAutospacing="0"/>
        <w:rPr>
          <w:rFonts w:cs="Helvetica"/>
          <w:color w:val="111111"/>
          <w:lang w:eastAsia="zh-CN"/>
        </w:rPr>
      </w:pPr>
    </w:p>
    <w:p w14:paraId="1F7BDADE"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Turn on the lights:</w:t>
      </w:r>
    </w:p>
    <w:p w14:paraId="6D883FB3"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 xml:space="preserve">* If the user is a student and the room is occupied, when the "turn on" button is pressed, a pop-up window will prompt "the room is occupied, the students </w:t>
      </w:r>
      <w:proofErr w:type="spellStart"/>
      <w:r>
        <w:rPr>
          <w:rFonts w:cs="Helvetica" w:hint="eastAsia"/>
          <w:color w:val="111111"/>
          <w:lang w:eastAsia="zh-CN"/>
        </w:rPr>
        <w:t>can not</w:t>
      </w:r>
      <w:proofErr w:type="spellEnd"/>
      <w:r>
        <w:rPr>
          <w:rFonts w:cs="Helvetica" w:hint="eastAsia"/>
          <w:color w:val="111111"/>
          <w:lang w:eastAsia="zh-CN"/>
        </w:rPr>
        <w:t xml:space="preserve"> turn off the lights at will". If the room is </w:t>
      </w:r>
      <w:r>
        <w:rPr>
          <w:rFonts w:cs="Helvetica" w:hint="eastAsia"/>
          <w:color w:val="111111"/>
          <w:lang w:eastAsia="zh-CN"/>
        </w:rPr>
        <w:lastRenderedPageBreak/>
        <w:t xml:space="preserve">unoccupied, when the "turn off" button is pressed, a window will pop up to indicate that "the room is unoccupied", and students </w:t>
      </w:r>
      <w:proofErr w:type="spellStart"/>
      <w:r>
        <w:rPr>
          <w:rFonts w:cs="Helvetica" w:hint="eastAsia"/>
          <w:color w:val="111111"/>
          <w:lang w:eastAsia="zh-CN"/>
        </w:rPr>
        <w:t>can not</w:t>
      </w:r>
      <w:proofErr w:type="spellEnd"/>
      <w:r>
        <w:rPr>
          <w:rFonts w:cs="Helvetica" w:hint="eastAsia"/>
          <w:color w:val="111111"/>
          <w:lang w:eastAsia="zh-CN"/>
        </w:rPr>
        <w:t xml:space="preserve"> turn on the light at will. If the switch is checked, similar.</w:t>
      </w:r>
    </w:p>
    <w:p w14:paraId="1F00BA0E" w14:textId="77777777" w:rsidR="00EE15AC" w:rsidRDefault="00EE15AC" w:rsidP="00EE15AC">
      <w:pPr>
        <w:pStyle w:val="3"/>
      </w:pPr>
      <w:bookmarkStart w:id="280" w:name="_Toc5192607"/>
      <w:bookmarkStart w:id="281" w:name="_Toc5208524"/>
      <w:bookmarkStart w:id="282" w:name="_Toc5206315"/>
      <w:bookmarkStart w:id="283" w:name="_Toc5206165"/>
      <w:bookmarkStart w:id="284" w:name="_Toc5632248"/>
      <w:r>
        <w:t>3.1.3 Inputs for APP</w:t>
      </w:r>
      <w:bookmarkEnd w:id="280"/>
      <w:bookmarkEnd w:id="281"/>
      <w:bookmarkEnd w:id="282"/>
      <w:bookmarkEnd w:id="283"/>
      <w:bookmarkEnd w:id="284"/>
    </w:p>
    <w:p w14:paraId="79EE60A8"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The input of the application comes from the user.</w:t>
      </w:r>
    </w:p>
    <w:p w14:paraId="48FF085D"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7AF0B105"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A</w:t>
      </w:r>
      <w:r>
        <w:rPr>
          <w:rFonts w:cs="Helvetica"/>
          <w:color w:val="111111"/>
          <w:lang w:eastAsia="zh-CN"/>
        </w:rPr>
        <w:t>fter logging in, the app will display building interface. I</w:t>
      </w:r>
      <w:r>
        <w:rPr>
          <w:rFonts w:cs="Helvetica" w:hint="eastAsia"/>
          <w:color w:val="111111"/>
          <w:lang w:eastAsia="zh-CN"/>
        </w:rPr>
        <w:t xml:space="preserve">n the </w:t>
      </w:r>
      <w:r>
        <w:rPr>
          <w:rFonts w:cs="Helvetica"/>
          <w:color w:val="111111"/>
          <w:lang w:eastAsia="zh-CN"/>
        </w:rPr>
        <w:t xml:space="preserve">bottom </w:t>
      </w:r>
      <w:r>
        <w:rPr>
          <w:rFonts w:cs="Helvetica" w:hint="eastAsia"/>
          <w:color w:val="111111"/>
          <w:lang w:eastAsia="zh-CN"/>
        </w:rPr>
        <w:t xml:space="preserve">navigation bar, there </w:t>
      </w:r>
      <w:r>
        <w:rPr>
          <w:rFonts w:cs="Helvetica"/>
          <w:color w:val="111111"/>
          <w:lang w:eastAsia="zh-CN"/>
        </w:rPr>
        <w:t xml:space="preserve">are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 xml:space="preserve">"rooms", "user </w:t>
      </w:r>
      <w:r>
        <w:rPr>
          <w:rFonts w:cs="Helvetica"/>
          <w:color w:val="111111"/>
          <w:lang w:eastAsia="zh-CN"/>
        </w:rPr>
        <w:t>profile</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and</w:t>
      </w:r>
      <w:r>
        <w:rPr>
          <w:rFonts w:cs="Helvetica"/>
          <w:color w:val="111111"/>
          <w:lang w:eastAsia="zh-CN"/>
        </w:rPr>
        <w:t xml:space="preserve"> </w:t>
      </w:r>
      <w:r>
        <w:rPr>
          <w:rFonts w:cs="Helvetica" w:hint="eastAsia"/>
          <w:color w:val="111111"/>
          <w:lang w:eastAsia="zh-CN"/>
        </w:rPr>
        <w:t>"current user identity". Click on</w:t>
      </w:r>
      <w:r>
        <w:rPr>
          <w:rFonts w:cs="Helvetica"/>
          <w:color w:val="111111"/>
          <w:lang w:eastAsia="zh-CN"/>
        </w:rPr>
        <w:t xml:space="preserve"> these buttons will change to different interface.</w:t>
      </w:r>
      <w:r>
        <w:rPr>
          <w:rFonts w:cs="Helvetica" w:hint="eastAsia"/>
          <w:color w:val="111111"/>
          <w:lang w:eastAsia="zh-CN"/>
        </w:rPr>
        <w:t xml:space="preserve"> </w:t>
      </w:r>
      <w:r>
        <w:rPr>
          <w:rFonts w:cs="Helvetica"/>
          <w:color w:val="111111"/>
          <w:lang w:eastAsia="zh-CN"/>
        </w:rPr>
        <w:t xml:space="preserve">In </w:t>
      </w:r>
      <w:r>
        <w:rPr>
          <w:rFonts w:cs="Helvetica" w:hint="eastAsia"/>
          <w:color w:val="111111"/>
          <w:lang w:eastAsia="zh-CN"/>
        </w:rPr>
        <w:t>"</w:t>
      </w:r>
      <w:r>
        <w:rPr>
          <w:rFonts w:cs="Helvetica"/>
          <w:color w:val="111111"/>
          <w:lang w:eastAsia="zh-CN"/>
        </w:rPr>
        <w:t>buildings</w:t>
      </w:r>
      <w:r>
        <w:rPr>
          <w:rFonts w:cs="Helvetica" w:hint="eastAsia"/>
          <w:color w:val="111111"/>
          <w:lang w:eastAsia="zh-CN"/>
        </w:rPr>
        <w:t>"</w:t>
      </w:r>
      <w:r>
        <w:rPr>
          <w:rFonts w:cs="Helvetica"/>
          <w:color w:val="111111"/>
          <w:lang w:eastAsia="zh-CN"/>
        </w:rPr>
        <w:t xml:space="preserve">, </w:t>
      </w:r>
      <w:r>
        <w:rPr>
          <w:rFonts w:cs="Helvetica" w:hint="eastAsia"/>
          <w:color w:val="111111"/>
          <w:lang w:eastAsia="zh-CN"/>
        </w:rPr>
        <w:t>there</w:t>
      </w:r>
      <w:r>
        <w:rPr>
          <w:rFonts w:cs="Helvetica"/>
          <w:color w:val="111111"/>
          <w:lang w:eastAsia="zh-CN"/>
        </w:rPr>
        <w:t xml:space="preserve"> is a list</w:t>
      </w:r>
      <w:r>
        <w:rPr>
          <w:rFonts w:cs="Helvetica" w:hint="eastAsia"/>
          <w:color w:val="111111"/>
          <w:lang w:eastAsia="zh-CN"/>
        </w:rPr>
        <w:t xml:space="preserve"> of </w:t>
      </w:r>
      <w:r>
        <w:rPr>
          <w:rFonts w:cs="Helvetica"/>
          <w:color w:val="111111"/>
          <w:lang w:eastAsia="zh-CN"/>
        </w:rPr>
        <w:t>buildings, including the building name. Click specific building will jump to the “rooms” interface where a list of rooms in this building is, including the building where these rooms are and the room number</w:t>
      </w:r>
      <w:r>
        <w:rPr>
          <w:rFonts w:cs="Helvetica" w:hint="eastAsia"/>
          <w:color w:val="111111"/>
          <w:lang w:eastAsia="zh-CN"/>
        </w:rPr>
        <w:t xml:space="preserve">. After clicking </w:t>
      </w:r>
      <w:r>
        <w:rPr>
          <w:rFonts w:cs="Helvetica"/>
          <w:color w:val="111111"/>
          <w:lang w:eastAsia="zh-CN"/>
        </w:rPr>
        <w:t>a specific room</w:t>
      </w:r>
      <w:r>
        <w:rPr>
          <w:rFonts w:cs="Helvetica" w:hint="eastAsia"/>
          <w:color w:val="111111"/>
          <w:lang w:eastAsia="zh-CN"/>
        </w:rPr>
        <w:t>, there are all the lights</w:t>
      </w:r>
      <w:r>
        <w:rPr>
          <w:rFonts w:cs="Helvetica"/>
          <w:color w:val="111111"/>
          <w:lang w:eastAsia="zh-CN"/>
        </w:rPr>
        <w:t>’ names/numbers</w:t>
      </w:r>
      <w:r>
        <w:rPr>
          <w:rFonts w:cs="Helvetica" w:hint="eastAsia"/>
          <w:color w:val="111111"/>
          <w:lang w:eastAsia="zh-CN"/>
        </w:rPr>
        <w:t xml:space="preserve"> in the room on the</w:t>
      </w:r>
      <w:r>
        <w:rPr>
          <w:rFonts w:cs="Helvetica"/>
          <w:color w:val="111111"/>
          <w:lang w:eastAsia="zh-CN"/>
        </w:rPr>
        <w:t xml:space="preserve"> left</w:t>
      </w:r>
      <w:r>
        <w:rPr>
          <w:rFonts w:cs="Helvetica" w:hint="eastAsia"/>
          <w:color w:val="111111"/>
          <w:lang w:eastAsia="zh-CN"/>
        </w:rPr>
        <w:t xml:space="preserve"> side of the interface, </w:t>
      </w:r>
      <w:r>
        <w:rPr>
          <w:rFonts w:cs="Helvetica"/>
          <w:color w:val="111111"/>
          <w:lang w:eastAsia="zh-CN"/>
        </w:rPr>
        <w:t>while</w:t>
      </w:r>
      <w:r>
        <w:rPr>
          <w:rFonts w:cs="Helvetica" w:hint="eastAsia"/>
          <w:color w:val="111111"/>
          <w:lang w:eastAsia="zh-CN"/>
        </w:rPr>
        <w:t xml:space="preserve"> the switch</w:t>
      </w:r>
      <w:r>
        <w:rPr>
          <w:rFonts w:cs="Helvetica"/>
          <w:color w:val="111111"/>
          <w:lang w:eastAsia="zh-CN"/>
        </w:rPr>
        <w:t>es</w:t>
      </w:r>
      <w:r>
        <w:rPr>
          <w:rFonts w:cs="Helvetica" w:hint="eastAsia"/>
          <w:color w:val="111111"/>
          <w:lang w:eastAsia="zh-CN"/>
        </w:rPr>
        <w:t xml:space="preserve"> of the lights</w:t>
      </w:r>
      <w:r>
        <w:rPr>
          <w:rFonts w:cs="Helvetica"/>
          <w:color w:val="111111"/>
          <w:lang w:eastAsia="zh-CN"/>
        </w:rPr>
        <w:t xml:space="preserve"> display on the right side of the interface (switch shows the status of lights)</w:t>
      </w:r>
      <w:r>
        <w:rPr>
          <w:rFonts w:cs="Helvetica" w:hint="eastAsia"/>
          <w:color w:val="111111"/>
          <w:lang w:eastAsia="zh-CN"/>
        </w:rPr>
        <w:t xml:space="preserve">. </w:t>
      </w:r>
      <w:r>
        <w:rPr>
          <w:rFonts w:cs="Helvetica"/>
          <w:color w:val="111111"/>
          <w:lang w:eastAsia="zh-CN"/>
        </w:rPr>
        <w:t>At the bottom of this list, there are all sensors and their status.</w:t>
      </w:r>
    </w:p>
    <w:p w14:paraId="7EC419D4"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Input at login interface:</w:t>
      </w:r>
    </w:p>
    <w:p w14:paraId="441FD486" w14:textId="77777777" w:rsidR="00EE15AC" w:rsidRDefault="00EE15AC" w:rsidP="00EE15AC">
      <w:pPr>
        <w:pStyle w:val="ad"/>
        <w:numPr>
          <w:ilvl w:val="0"/>
          <w:numId w:val="3"/>
        </w:numPr>
        <w:spacing w:before="0" w:beforeAutospacing="0" w:after="0" w:afterAutospacing="0"/>
        <w:rPr>
          <w:rFonts w:cs="Helvetica"/>
          <w:color w:val="111111"/>
          <w:lang w:eastAsia="zh-CN"/>
        </w:rPr>
      </w:pPr>
      <w:r>
        <w:rPr>
          <w:rFonts w:cs="Helvetica"/>
          <w:color w:val="111111"/>
          <w:lang w:eastAsia="zh-CN"/>
        </w:rPr>
        <w:t>Username</w:t>
      </w:r>
      <w:r>
        <w:rPr>
          <w:rFonts w:cs="Helvetica" w:hint="eastAsia"/>
          <w:color w:val="111111"/>
          <w:lang w:eastAsia="zh-CN"/>
        </w:rPr>
        <w:t xml:space="preserve">: </w:t>
      </w:r>
      <w:r>
        <w:rPr>
          <w:rFonts w:cs="Helvetica"/>
          <w:color w:val="111111"/>
          <w:lang w:eastAsia="zh-CN"/>
        </w:rPr>
        <w:t>8-20 characters and cannot contains space.</w:t>
      </w:r>
    </w:p>
    <w:p w14:paraId="1428F1EC" w14:textId="77777777" w:rsidR="00EE15AC" w:rsidRDefault="00EE15AC" w:rsidP="00EE15AC">
      <w:pPr>
        <w:pStyle w:val="ad"/>
        <w:numPr>
          <w:ilvl w:val="0"/>
          <w:numId w:val="3"/>
        </w:numPr>
        <w:spacing w:before="0" w:beforeAutospacing="0" w:after="0" w:afterAutospacing="0"/>
        <w:rPr>
          <w:rFonts w:cs="Helvetica"/>
          <w:color w:val="111111"/>
          <w:lang w:eastAsia="zh-CN"/>
        </w:rPr>
      </w:pPr>
      <w:r>
        <w:rPr>
          <w:rFonts w:cs="Helvetica" w:hint="eastAsia"/>
          <w:color w:val="111111"/>
          <w:lang w:eastAsia="zh-CN"/>
        </w:rPr>
        <w:t>Password: 6-20 characters.</w:t>
      </w:r>
    </w:p>
    <w:p w14:paraId="01D5AB07" w14:textId="77777777" w:rsidR="00EE15AC" w:rsidRDefault="00EE15AC" w:rsidP="00EE15AC">
      <w:pPr>
        <w:pStyle w:val="ad"/>
        <w:numPr>
          <w:ilvl w:val="0"/>
          <w:numId w:val="3"/>
        </w:numPr>
        <w:spacing w:before="0" w:beforeAutospacing="0" w:after="0" w:afterAutospacing="0"/>
        <w:rPr>
          <w:rFonts w:cs="Helvetica"/>
          <w:color w:val="111111"/>
          <w:lang w:eastAsia="zh-CN"/>
        </w:rPr>
      </w:pPr>
      <w:r>
        <w:rPr>
          <w:rFonts w:cs="Helvetica" w:hint="eastAsia"/>
          <w:color w:val="111111"/>
          <w:lang w:eastAsia="zh-CN"/>
        </w:rPr>
        <w:t>Login</w:t>
      </w:r>
      <w:r>
        <w:rPr>
          <w:rFonts w:cs="Helvetica"/>
          <w:color w:val="111111"/>
          <w:lang w:eastAsia="zh-CN"/>
        </w:rPr>
        <w:t xml:space="preserve"> button</w:t>
      </w:r>
      <w:r>
        <w:rPr>
          <w:rFonts w:cs="Helvetica" w:hint="eastAsia"/>
          <w:color w:val="111111"/>
          <w:lang w:eastAsia="zh-CN"/>
        </w:rPr>
        <w:t>: Click on this button to</w:t>
      </w:r>
      <w:r>
        <w:rPr>
          <w:rFonts w:cs="Helvetica"/>
          <w:color w:val="111111"/>
          <w:lang w:eastAsia="zh-CN"/>
        </w:rPr>
        <w:t xml:space="preserve"> verify username and password</w:t>
      </w:r>
      <w:r>
        <w:rPr>
          <w:rFonts w:cs="Helvetica" w:hint="eastAsia"/>
          <w:color w:val="111111"/>
          <w:lang w:eastAsia="zh-CN"/>
        </w:rPr>
        <w:t xml:space="preserve"> </w:t>
      </w:r>
      <w:r>
        <w:rPr>
          <w:rFonts w:cs="Helvetica"/>
          <w:color w:val="111111"/>
          <w:lang w:eastAsia="zh-CN"/>
        </w:rPr>
        <w:t xml:space="preserve">and jump to </w:t>
      </w:r>
      <w:r>
        <w:rPr>
          <w:rFonts w:cs="Helvetica" w:hint="eastAsia"/>
          <w:color w:val="111111"/>
          <w:lang w:eastAsia="zh-CN"/>
        </w:rPr>
        <w:t>the next interface with the correct account number and password.</w:t>
      </w:r>
    </w:p>
    <w:p w14:paraId="7D0ED92C" w14:textId="77777777" w:rsidR="00EE15AC" w:rsidRDefault="00EE15AC" w:rsidP="00EE15AC">
      <w:pPr>
        <w:pStyle w:val="3"/>
      </w:pPr>
      <w:bookmarkStart w:id="285" w:name="_Toc5192608"/>
      <w:bookmarkStart w:id="286" w:name="_Toc5208525"/>
      <w:bookmarkStart w:id="287" w:name="_Toc5206316"/>
      <w:bookmarkStart w:id="288" w:name="_Toc5206166"/>
      <w:bookmarkStart w:id="289" w:name="_Toc5632249"/>
      <w:r>
        <w:t>3.1.4 Outputs for APP</w:t>
      </w:r>
      <w:bookmarkEnd w:id="285"/>
      <w:bookmarkEnd w:id="286"/>
      <w:bookmarkEnd w:id="287"/>
      <w:bookmarkEnd w:id="288"/>
      <w:bookmarkEnd w:id="289"/>
    </w:p>
    <w:p w14:paraId="3DAE5E94" w14:textId="77777777" w:rsidR="00EE15AC" w:rsidRDefault="00EE15AC" w:rsidP="00EE15AC">
      <w:pPr>
        <w:pStyle w:val="ad"/>
        <w:spacing w:before="0" w:beforeAutospacing="0" w:after="0" w:afterAutospacing="0"/>
        <w:rPr>
          <w:rFonts w:cs="Helvetica"/>
          <w:color w:val="111111"/>
          <w:lang w:eastAsia="zh-CN"/>
        </w:rPr>
      </w:pPr>
      <w:r>
        <w:rPr>
          <w:rFonts w:cs="Helvetica"/>
          <w:color w:val="111111"/>
          <w:lang w:eastAsia="zh-CN"/>
        </w:rPr>
        <w:t>Android app uses UI interface to interact with user</w:t>
      </w:r>
      <w:r>
        <w:rPr>
          <w:rFonts w:cs="Helvetica" w:hint="eastAsia"/>
          <w:color w:val="111111"/>
          <w:lang w:eastAsia="zh-CN"/>
        </w:rPr>
        <w:t>.</w:t>
      </w:r>
    </w:p>
    <w:p w14:paraId="656F2C67" w14:textId="77777777" w:rsidR="00EE15AC" w:rsidRDefault="00EE15AC" w:rsidP="00EE15AC">
      <w:pPr>
        <w:pStyle w:val="ad"/>
        <w:spacing w:before="0" w:beforeAutospacing="0" w:after="0" w:afterAutospacing="0"/>
        <w:rPr>
          <w:rFonts w:cs="Helvetica"/>
          <w:color w:val="111111"/>
          <w:lang w:eastAsia="zh-CN"/>
        </w:rPr>
      </w:pPr>
      <w:r>
        <w:rPr>
          <w:rFonts w:cs="Helvetica" w:hint="eastAsia"/>
          <w:color w:val="111111"/>
          <w:lang w:eastAsia="zh-CN"/>
        </w:rPr>
        <w:t>Login interface:</w:t>
      </w:r>
    </w:p>
    <w:p w14:paraId="7507670C" w14:textId="77777777" w:rsidR="00EE15AC" w:rsidRDefault="00EE15AC" w:rsidP="00EE15AC">
      <w:pPr>
        <w:pStyle w:val="ad"/>
        <w:spacing w:before="0" w:beforeAutospacing="0" w:after="0" w:afterAutospacing="0"/>
        <w:ind w:firstLineChars="200" w:firstLine="400"/>
        <w:rPr>
          <w:rFonts w:cs="Helvetica"/>
          <w:color w:val="111111"/>
          <w:lang w:eastAsia="zh-CN"/>
        </w:rPr>
      </w:pPr>
      <w:r>
        <w:rPr>
          <w:rFonts w:cs="Helvetica" w:hint="eastAsia"/>
          <w:color w:val="111111"/>
          <w:lang w:eastAsia="zh-CN"/>
        </w:rPr>
        <w:t xml:space="preserve">If the </w:t>
      </w:r>
      <w:r>
        <w:rPr>
          <w:rFonts w:cs="Helvetica"/>
          <w:color w:val="111111"/>
          <w:lang w:eastAsia="zh-CN"/>
        </w:rPr>
        <w:t xml:space="preserve">username and </w:t>
      </w:r>
      <w:r>
        <w:rPr>
          <w:rFonts w:cs="Helvetica" w:hint="eastAsia"/>
          <w:color w:val="111111"/>
          <w:lang w:eastAsia="zh-CN"/>
        </w:rPr>
        <w:t>password is</w:t>
      </w:r>
      <w:r>
        <w:rPr>
          <w:rFonts w:cs="Helvetica"/>
          <w:color w:val="111111"/>
          <w:lang w:eastAsia="zh-CN"/>
        </w:rPr>
        <w:t xml:space="preserve"> not matched</w:t>
      </w:r>
      <w:r>
        <w:rPr>
          <w:rFonts w:cs="Helvetica" w:hint="eastAsia"/>
          <w:color w:val="111111"/>
          <w:lang w:eastAsia="zh-CN"/>
        </w:rPr>
        <w:t>, a pop-up window will prompt</w:t>
      </w:r>
      <w:r>
        <w:rPr>
          <w:rFonts w:cs="Helvetica"/>
          <w:color w:val="111111"/>
          <w:lang w:eastAsia="zh-CN"/>
        </w:rPr>
        <w:t xml:space="preserve"> </w:t>
      </w:r>
      <w:r>
        <w:rPr>
          <w:rFonts w:cs="Helvetica" w:hint="eastAsia"/>
          <w:color w:val="111111"/>
          <w:lang w:eastAsia="zh-CN"/>
        </w:rPr>
        <w:t>"</w:t>
      </w:r>
      <w:r>
        <w:rPr>
          <w:rFonts w:cs="Helvetica"/>
          <w:color w:val="111111"/>
          <w:lang w:eastAsia="zh-CN"/>
        </w:rPr>
        <w:t>Username and password don’t match</w:t>
      </w:r>
      <w:r>
        <w:rPr>
          <w:rFonts w:cs="Helvetica" w:hint="eastAsia"/>
          <w:color w:val="111111"/>
          <w:lang w:eastAsia="zh-CN"/>
        </w:rPr>
        <w:t>".</w:t>
      </w:r>
    </w:p>
    <w:p w14:paraId="267C39D8" w14:textId="77777777" w:rsidR="001F09CD" w:rsidRDefault="00D44AF3">
      <w:pPr>
        <w:pStyle w:val="2"/>
      </w:pPr>
      <w:bookmarkStart w:id="290" w:name="_Toc5632250"/>
      <w:r>
        <w:rPr>
          <w:rFonts w:hint="eastAsia"/>
        </w:rPr>
        <w:t>3</w:t>
      </w:r>
      <w:r>
        <w:t>.2 Detailed Output Behavior for Customers</w:t>
      </w:r>
      <w:bookmarkEnd w:id="270"/>
      <w:bookmarkEnd w:id="271"/>
      <w:bookmarkEnd w:id="272"/>
      <w:bookmarkEnd w:id="273"/>
      <w:bookmarkEnd w:id="290"/>
    </w:p>
    <w:p w14:paraId="06C3C7D9" w14:textId="77777777" w:rsidR="001F09CD" w:rsidRDefault="00D44AF3">
      <w:pPr>
        <w:pStyle w:val="3"/>
      </w:pPr>
      <w:bookmarkStart w:id="291" w:name="_Toc5192610"/>
      <w:bookmarkStart w:id="292" w:name="_Toc5206168"/>
      <w:bookmarkStart w:id="293" w:name="_Toc5208527"/>
      <w:bookmarkStart w:id="294" w:name="_Toc5206318"/>
      <w:bookmarkStart w:id="295" w:name="_Toc5632251"/>
      <w:r>
        <w:t>3.2.1 For Web</w:t>
      </w:r>
      <w:bookmarkEnd w:id="291"/>
      <w:bookmarkEnd w:id="292"/>
      <w:bookmarkEnd w:id="293"/>
      <w:bookmarkEnd w:id="294"/>
      <w:bookmarkEnd w:id="295"/>
    </w:p>
    <w:p w14:paraId="1FD68209"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Login interface comes at the beginning. There are two text boxes to be entered, account number and password.</w:t>
      </w:r>
    </w:p>
    <w:p w14:paraId="03476193" w14:textId="77777777" w:rsidR="001F09CD" w:rsidRDefault="001F09CD">
      <w:pPr>
        <w:pStyle w:val="ad"/>
        <w:spacing w:before="0" w:beforeAutospacing="0" w:after="0" w:afterAutospacing="0"/>
        <w:rPr>
          <w:rFonts w:cs="Helvetica"/>
          <w:color w:val="111111"/>
          <w:lang w:eastAsia="zh-CN"/>
        </w:rPr>
      </w:pPr>
    </w:p>
    <w:p w14:paraId="6476F0C2"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 xml:space="preserve">In the navigation bar, there are "home page", "lights", "Sensors", "rooms", "current user identity" and "user personal information". Click on "lights" and there will be two drop-down menus of "building name" and "room number", "enter" and "return to the previous page" buttons on the left side of the interface. After clicking "Enter", there are all the lights in the room on the right side of the interface, as well as the switch of the lights, the check of the lights (full selection, reverse selection), the status of the light sensor and the prompt information box of the room. From the administrator's perspective, there is a red remove button next to each light, and a green new one light button in the right place. The lower right corner of the interface has </w:t>
      </w:r>
      <w:proofErr w:type="gramStart"/>
      <w:r>
        <w:rPr>
          <w:rFonts w:cs="Helvetica" w:hint="eastAsia"/>
          <w:color w:val="111111"/>
          <w:lang w:eastAsia="zh-CN"/>
        </w:rPr>
        <w:t>remove</w:t>
      </w:r>
      <w:proofErr w:type="gramEnd"/>
      <w:r>
        <w:rPr>
          <w:rFonts w:cs="Helvetica" w:hint="eastAsia"/>
          <w:color w:val="111111"/>
          <w:lang w:eastAsia="zh-CN"/>
        </w:rPr>
        <w:t xml:space="preserve"> ticks.</w:t>
      </w:r>
    </w:p>
    <w:p w14:paraId="41FF30B3" w14:textId="77777777" w:rsidR="001F09CD" w:rsidRDefault="001F09CD">
      <w:pPr>
        <w:pStyle w:val="ad"/>
        <w:spacing w:before="0" w:beforeAutospacing="0" w:after="0" w:afterAutospacing="0"/>
        <w:rPr>
          <w:rFonts w:cs="Helvetica"/>
          <w:color w:val="111111"/>
          <w:lang w:eastAsia="zh-CN"/>
        </w:rPr>
      </w:pPr>
    </w:p>
    <w:p w14:paraId="75FC14EC"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 xml:space="preserve">Click on "sensors" and there will be two drop-down menus of "building name" and "room number", "enter" and "return to the previous page" buttons on the left side of the interface. Click "Confirm" and all the sensors and their status will appear on the right side of the interface. </w:t>
      </w:r>
    </w:p>
    <w:p w14:paraId="62BB9007" w14:textId="77777777" w:rsidR="001F09CD" w:rsidRDefault="001F09CD">
      <w:pPr>
        <w:pStyle w:val="ad"/>
        <w:spacing w:before="0" w:beforeAutospacing="0" w:after="0" w:afterAutospacing="0"/>
        <w:rPr>
          <w:rFonts w:cs="Helvetica"/>
          <w:color w:val="111111"/>
          <w:lang w:eastAsia="zh-CN"/>
        </w:rPr>
      </w:pPr>
    </w:p>
    <w:p w14:paraId="509144C4"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Click on "rooms" and there will be a drop-down menu of "teaching building name", "confirmation" and "return to the previous page" buttons on the left side of the interface. Click on the "Confirm" button and all the room numbers in this building will appear on the right side of the interface.</w:t>
      </w:r>
    </w:p>
    <w:p w14:paraId="70080671" w14:textId="77777777" w:rsidR="001F09CD" w:rsidRDefault="001F09CD">
      <w:pPr>
        <w:pStyle w:val="ad"/>
        <w:spacing w:before="0" w:beforeAutospacing="0" w:after="0" w:afterAutospacing="0"/>
        <w:rPr>
          <w:rFonts w:cs="Helvetica"/>
          <w:color w:val="111111"/>
          <w:lang w:eastAsia="zh-CN"/>
        </w:rPr>
      </w:pPr>
    </w:p>
    <w:p w14:paraId="7EEC04D3"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lastRenderedPageBreak/>
        <w:t>Click on "User Personal Information" and the buttons "Basic Information" and "Modify Password" appear on the left side of the interface. After clicking on the "basic information", there will be "nickname", "ID number", "school", "major" and "class" on the right side of the interface, as well as a "confirm modification" button. Click "Modify Password" and the text box of "New Password" and "Old Password" will appear on the right side of the interface, and the button "Confirm Modification" will appear.</w:t>
      </w:r>
    </w:p>
    <w:p w14:paraId="3F820285" w14:textId="77777777" w:rsidR="001F09CD" w:rsidRDefault="00D44AF3">
      <w:pPr>
        <w:pStyle w:val="3"/>
      </w:pPr>
      <w:bookmarkStart w:id="296" w:name="_Toc5192611"/>
      <w:bookmarkStart w:id="297" w:name="_Toc5206169"/>
      <w:bookmarkStart w:id="298" w:name="_Toc5206319"/>
      <w:bookmarkStart w:id="299" w:name="_Toc5208528"/>
      <w:bookmarkStart w:id="300" w:name="_Toc5632252"/>
      <w:r>
        <w:t>3.2.2 For APP</w:t>
      </w:r>
      <w:bookmarkEnd w:id="296"/>
      <w:bookmarkEnd w:id="297"/>
      <w:bookmarkEnd w:id="298"/>
      <w:bookmarkEnd w:id="299"/>
      <w:bookmarkEnd w:id="300"/>
    </w:p>
    <w:p w14:paraId="79A7897F"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The input of the application comes from the user.</w:t>
      </w:r>
    </w:p>
    <w:p w14:paraId="2B52BD88"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Login interface comes at the beginning. There are two text boxes to be entered, account number and password.</w:t>
      </w:r>
    </w:p>
    <w:p w14:paraId="203DCF91"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After logging in, the app will display building interface. In the bottom navigation bar, there are "buildings" "rooms", "user profile" and "current user roles". Click on these buttons will change to different interface. In "buildings", there is a list of buildings, including the building name. Click specific building will jump to the “rooms” interface where a list of rooms in this building is, including the building where these rooms are and the room number. After clicking a specific room, there are all the lights’ names/numbers in the room on the left side of the interface, while the switches of the lights display on the right side of the interface (switch shows the status of lights). At the bottom of this list, there are all sensors and their status.</w:t>
      </w:r>
    </w:p>
    <w:p w14:paraId="7E50BA40"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I</w:t>
      </w:r>
      <w:r>
        <w:rPr>
          <w:rFonts w:cs="Helvetica"/>
          <w:color w:val="111111"/>
          <w:lang w:eastAsia="zh-CN"/>
        </w:rPr>
        <w:t>f click “rooms” directly, app will jump to last rooms edited/explored by user previously.</w:t>
      </w:r>
    </w:p>
    <w:p w14:paraId="7A061B83"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“user profile” interface will display username, nickname, name, a “change password” button and a “log out” button.</w:t>
      </w:r>
    </w:p>
    <w:p w14:paraId="575A70F1"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“current user roles” is a textbox and should display user’s role. This textbox is disabled.</w:t>
      </w:r>
    </w:p>
    <w:p w14:paraId="43ABAD3C" w14:textId="77777777" w:rsidR="001F09CD" w:rsidRDefault="00D44AF3">
      <w:pPr>
        <w:pStyle w:val="2"/>
      </w:pPr>
      <w:bookmarkStart w:id="301" w:name="_Toc5192612"/>
      <w:bookmarkStart w:id="302" w:name="_Toc5206170"/>
      <w:bookmarkStart w:id="303" w:name="_Toc5206320"/>
      <w:bookmarkStart w:id="304" w:name="_Toc5208529"/>
      <w:bookmarkStart w:id="305" w:name="_Toc5632253"/>
      <w:r>
        <w:t>3.3 System Inputs and Outputs for Developer</w:t>
      </w:r>
      <w:bookmarkEnd w:id="301"/>
      <w:bookmarkEnd w:id="302"/>
      <w:bookmarkEnd w:id="303"/>
      <w:bookmarkEnd w:id="304"/>
      <w:bookmarkEnd w:id="305"/>
    </w:p>
    <w:p w14:paraId="2C21AEEA" w14:textId="77777777" w:rsidR="001F09CD" w:rsidRDefault="00D44AF3">
      <w:pPr>
        <w:pStyle w:val="3"/>
      </w:pPr>
      <w:bookmarkStart w:id="306" w:name="_Toc5192613"/>
      <w:bookmarkStart w:id="307" w:name="_Toc5206171"/>
      <w:bookmarkStart w:id="308" w:name="_Toc5206321"/>
      <w:bookmarkStart w:id="309" w:name="_Toc5208530"/>
      <w:bookmarkStart w:id="310" w:name="_Toc5632254"/>
      <w:r>
        <w:t>3.3.1 Inputs</w:t>
      </w:r>
      <w:bookmarkEnd w:id="306"/>
      <w:bookmarkEnd w:id="307"/>
      <w:bookmarkEnd w:id="308"/>
      <w:bookmarkEnd w:id="309"/>
      <w:bookmarkEnd w:id="310"/>
    </w:p>
    <w:p w14:paraId="234011DD"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queries hardware’s data should be in the form of json which content is:</w:t>
      </w:r>
    </w:p>
    <w:p w14:paraId="6BFA105E" w14:textId="77777777" w:rsidR="001F09CD" w:rsidRDefault="00D44AF3">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7352D21E" w14:textId="77777777" w:rsidR="001F09CD" w:rsidRDefault="00D44AF3">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4B53BF5C"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66E10D01" w14:textId="77777777" w:rsidR="001F09CD" w:rsidRDefault="001F09CD">
      <w:pPr>
        <w:ind w:leftChars="100" w:left="240"/>
        <w:rPr>
          <w:rFonts w:ascii="Times" w:eastAsia="宋体" w:hAnsi="Times" w:cs="Times"/>
          <w:sz w:val="20"/>
          <w:szCs w:val="20"/>
          <w:lang w:eastAsia="zh-CN"/>
        </w:rPr>
      </w:pPr>
    </w:p>
    <w:p w14:paraId="62BCBE5F"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inputs send to the server when client want to operate a hardware should be in the form of json which content is:</w:t>
      </w:r>
    </w:p>
    <w:p w14:paraId="7DE028A3" w14:textId="77777777" w:rsidR="001F09CD" w:rsidRDefault="00D44AF3">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uid</w:t>
      </w:r>
      <w:proofErr w:type="spellEnd"/>
      <w:r>
        <w:rPr>
          <w:rFonts w:ascii="Times" w:eastAsia="宋体" w:hAnsi="Times" w:cs="Times"/>
          <w:sz w:val="20"/>
          <w:szCs w:val="20"/>
          <w:lang w:eastAsia="zh-CN"/>
        </w:rPr>
        <w:t>: The user’s unique identification.</w:t>
      </w:r>
    </w:p>
    <w:p w14:paraId="1B83E529" w14:textId="77777777" w:rsidR="001F09CD" w:rsidRDefault="00D44AF3">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sid</w:t>
      </w:r>
      <w:proofErr w:type="spellEnd"/>
      <w:r>
        <w:rPr>
          <w:rFonts w:ascii="Times" w:eastAsia="宋体" w:hAnsi="Times" w:cs="Times"/>
          <w:sz w:val="20"/>
          <w:szCs w:val="20"/>
          <w:lang w:eastAsia="zh-CN"/>
        </w:rPr>
        <w:t>: User’s secure ID.</w:t>
      </w:r>
    </w:p>
    <w:p w14:paraId="2DFB17C2"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14CB3A5B" w14:textId="77777777" w:rsidR="001F09CD" w:rsidRDefault="00D44AF3">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client sent.</w:t>
      </w:r>
    </w:p>
    <w:p w14:paraId="538A7678" w14:textId="77777777" w:rsidR="001F09CD" w:rsidRDefault="001F09CD">
      <w:pPr>
        <w:ind w:leftChars="100" w:left="240"/>
        <w:rPr>
          <w:rFonts w:ascii="Times" w:eastAsia="宋体" w:hAnsi="Times" w:cs="Times"/>
          <w:sz w:val="20"/>
          <w:szCs w:val="20"/>
          <w:lang w:eastAsia="zh-CN"/>
        </w:rPr>
      </w:pPr>
    </w:p>
    <w:p w14:paraId="01EFC964"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inputs send to server when hardware want to report their data should be in the form of json which content is:</w:t>
      </w:r>
    </w:p>
    <w:p w14:paraId="670DB51A"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data: The data which sensor want to report.</w:t>
      </w:r>
    </w:p>
    <w:p w14:paraId="13E993FF" w14:textId="77777777" w:rsidR="001F09CD" w:rsidRDefault="001F09CD">
      <w:pPr>
        <w:ind w:leftChars="100" w:left="240"/>
        <w:rPr>
          <w:rFonts w:ascii="Times" w:eastAsia="宋体" w:hAnsi="Times" w:cs="Times"/>
          <w:sz w:val="20"/>
          <w:szCs w:val="20"/>
          <w:lang w:eastAsia="zh-CN"/>
        </w:rPr>
      </w:pPr>
    </w:p>
    <w:p w14:paraId="02DF5730"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inputs send to server when intelligence controller generated command should be in the form of json which content is:</w:t>
      </w:r>
    </w:p>
    <w:p w14:paraId="4D206CBB"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 that intelligence controller generated.</w:t>
      </w:r>
    </w:p>
    <w:p w14:paraId="6FF826C9" w14:textId="77777777" w:rsidR="001F09CD" w:rsidRDefault="001F09CD">
      <w:pPr>
        <w:ind w:leftChars="100" w:left="240"/>
        <w:rPr>
          <w:rFonts w:ascii="Times" w:eastAsia="宋体" w:hAnsi="Times" w:cs="Times"/>
          <w:sz w:val="20"/>
          <w:szCs w:val="20"/>
          <w:lang w:eastAsia="zh-CN"/>
        </w:rPr>
      </w:pPr>
    </w:p>
    <w:p w14:paraId="1DF4F099" w14:textId="77777777" w:rsidR="001F09CD" w:rsidRDefault="00D44AF3">
      <w:pPr>
        <w:rPr>
          <w:rFonts w:ascii="Times" w:eastAsia="宋体" w:hAnsi="Times" w:cs="Times"/>
          <w:sz w:val="20"/>
          <w:szCs w:val="20"/>
          <w:lang w:eastAsia="zh-CN"/>
        </w:rPr>
      </w:pPr>
      <w:proofErr w:type="gramStart"/>
      <w:r>
        <w:rPr>
          <w:rFonts w:ascii="Times" w:eastAsia="宋体" w:hAnsi="Times" w:cs="Times" w:hint="eastAsia"/>
          <w:sz w:val="20"/>
          <w:szCs w:val="20"/>
          <w:lang w:eastAsia="zh-CN"/>
        </w:rPr>
        <w:t>ROOM{</w:t>
      </w:r>
      <w:proofErr w:type="gramEnd"/>
    </w:p>
    <w:p w14:paraId="58BECF8F"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Room_id</w:t>
      </w:r>
      <w:proofErr w:type="spellEnd"/>
      <w:r>
        <w:rPr>
          <w:rFonts w:ascii="Times" w:eastAsia="宋体" w:hAnsi="Times" w:cs="Times"/>
          <w:sz w:val="20"/>
          <w:szCs w:val="20"/>
          <w:lang w:eastAsia="zh-CN"/>
        </w:rPr>
        <w:t>: the id of the room</w:t>
      </w:r>
    </w:p>
    <w:p w14:paraId="2B2D80B6"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 xml:space="preserve">*Light </w:t>
      </w:r>
      <w:proofErr w:type="gramStart"/>
      <w:r>
        <w:rPr>
          <w:rFonts w:ascii="Times" w:eastAsia="宋体" w:hAnsi="Times" w:cs="Times"/>
          <w:sz w:val="20"/>
          <w:szCs w:val="20"/>
          <w:lang w:eastAsia="zh-CN"/>
        </w:rPr>
        <w:t>state</w:t>
      </w:r>
      <w:r>
        <w:rPr>
          <w:rFonts w:ascii="Times" w:eastAsia="宋体" w:hAnsi="Times" w:cs="Times" w:hint="eastAsia"/>
          <w:sz w:val="20"/>
          <w:szCs w:val="20"/>
          <w:lang w:eastAsia="zh-CN"/>
        </w:rPr>
        <w:t>{</w:t>
      </w:r>
      <w:proofErr w:type="gramEnd"/>
    </w:p>
    <w:p w14:paraId="0BAF7ED7" w14:textId="77777777" w:rsidR="001F09CD" w:rsidRDefault="00D44AF3">
      <w:pPr>
        <w:ind w:left="840"/>
        <w:rPr>
          <w:rFonts w:ascii="Times" w:eastAsia="宋体" w:hAnsi="Times" w:cs="Times"/>
          <w:sz w:val="20"/>
          <w:szCs w:val="20"/>
          <w:lang w:eastAsia="zh-CN"/>
        </w:rPr>
      </w:pPr>
      <w:r>
        <w:rPr>
          <w:rFonts w:ascii="Times" w:eastAsia="宋体" w:hAnsi="Times" w:cs="Times"/>
          <w:sz w:val="20"/>
          <w:szCs w:val="20"/>
          <w:lang w:eastAsia="zh-CN"/>
        </w:rPr>
        <w:t xml:space="preserve">*State: it can be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 whose value is true or false. True means that it is on now, while false means the opposite.</w:t>
      </w:r>
    </w:p>
    <w:p w14:paraId="66A1C4D6" w14:textId="77777777" w:rsidR="001F09CD" w:rsidRDefault="00D44AF3">
      <w:pPr>
        <w:ind w:left="120" w:firstLine="720"/>
        <w:rPr>
          <w:rFonts w:ascii="Times" w:eastAsia="宋体" w:hAnsi="Times" w:cs="Times"/>
          <w:sz w:val="20"/>
          <w:szCs w:val="20"/>
          <w:lang w:eastAsia="zh-CN"/>
        </w:rPr>
      </w:pPr>
      <w:r>
        <w:rPr>
          <w:rFonts w:ascii="Times" w:eastAsia="宋体" w:hAnsi="Times" w:cs="Times" w:hint="eastAsia"/>
          <w:sz w:val="20"/>
          <w:szCs w:val="20"/>
          <w:lang w:eastAsia="zh-CN"/>
        </w:rPr>
        <w:lastRenderedPageBreak/>
        <w:t>...</w:t>
      </w:r>
    </w:p>
    <w:p w14:paraId="67093190"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66BF49C3"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r>
        <w:rPr>
          <w:rFonts w:ascii="Times" w:eastAsia="宋体" w:hAnsi="Times" w:cs="Times" w:hint="eastAsia"/>
          <w:sz w:val="20"/>
          <w:szCs w:val="20"/>
          <w:lang w:eastAsia="zh-CN"/>
        </w:rPr>
        <w:t xml:space="preserve">Sensor </w:t>
      </w:r>
      <w:proofErr w:type="gramStart"/>
      <w:r>
        <w:rPr>
          <w:rFonts w:ascii="Times" w:eastAsia="宋体" w:hAnsi="Times" w:cs="Times" w:hint="eastAsia"/>
          <w:sz w:val="20"/>
          <w:szCs w:val="20"/>
          <w:lang w:eastAsia="zh-CN"/>
        </w:rPr>
        <w:t>state{</w:t>
      </w:r>
      <w:proofErr w:type="gramEnd"/>
    </w:p>
    <w:p w14:paraId="537D9F9F"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*kind: it is a string type, has three values</w:t>
      </w:r>
      <w:r>
        <w:rPr>
          <w:rFonts w:ascii="Times" w:eastAsia="宋体" w:hAnsi="Times" w:cs="Times" w:hint="eastAsia"/>
          <w:sz w:val="20"/>
          <w:szCs w:val="20"/>
          <w:lang w:eastAsia="zh-CN"/>
        </w:rPr>
        <w:t xml:space="preserve">, </w:t>
      </w:r>
      <w:r>
        <w:rPr>
          <w:rFonts w:ascii="Times" w:eastAsia="宋体" w:hAnsi="Times" w:cs="Times"/>
          <w:sz w:val="20"/>
          <w:szCs w:val="20"/>
          <w:lang w:eastAsia="zh-CN"/>
        </w:rPr>
        <w:t>{</w:t>
      </w:r>
      <w:r>
        <w:rPr>
          <w:rFonts w:ascii="Times" w:eastAsia="宋体" w:hAnsi="Times" w:cs="Times" w:hint="eastAsia"/>
          <w:sz w:val="20"/>
          <w:szCs w:val="20"/>
          <w:lang w:eastAsia="zh-CN"/>
        </w:rPr>
        <w:t>motion</w:t>
      </w:r>
      <w:r>
        <w:rPr>
          <w:rFonts w:ascii="Times" w:eastAsia="宋体" w:hAnsi="Times" w:cs="Times"/>
          <w:sz w:val="20"/>
          <w:szCs w:val="20"/>
          <w:lang w:eastAsia="zh-CN"/>
        </w:rPr>
        <w:t xml:space="preserve">, </w:t>
      </w:r>
      <w:r>
        <w:rPr>
          <w:rFonts w:ascii="Times" w:eastAsia="宋体" w:hAnsi="Times" w:cs="Times" w:hint="eastAsia"/>
          <w:sz w:val="20"/>
          <w:szCs w:val="20"/>
          <w:lang w:eastAsia="zh-CN"/>
        </w:rPr>
        <w:t>light</w:t>
      </w:r>
      <w:r>
        <w:rPr>
          <w:rFonts w:ascii="Times" w:eastAsia="宋体" w:hAnsi="Times" w:cs="Times"/>
          <w:sz w:val="20"/>
          <w:szCs w:val="20"/>
          <w:lang w:eastAsia="zh-CN"/>
        </w:rPr>
        <w:t xml:space="preserve">, </w:t>
      </w:r>
      <w:r>
        <w:rPr>
          <w:rFonts w:ascii="Times" w:eastAsia="宋体" w:hAnsi="Times" w:cs="Times" w:hint="eastAsia"/>
          <w:sz w:val="20"/>
          <w:szCs w:val="20"/>
          <w:lang w:eastAsia="zh-CN"/>
        </w:rPr>
        <w:t>button</w:t>
      </w:r>
      <w:r>
        <w:rPr>
          <w:rFonts w:ascii="Times" w:eastAsia="宋体" w:hAnsi="Times" w:cs="Times"/>
          <w:sz w:val="20"/>
          <w:szCs w:val="20"/>
          <w:lang w:eastAsia="zh-CN"/>
        </w:rPr>
        <w:t>}</w:t>
      </w:r>
    </w:p>
    <w:p w14:paraId="1561722D"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 xml:space="preserve">      </w:t>
      </w:r>
      <w:r>
        <w:rPr>
          <w:rFonts w:ascii="Times" w:eastAsia="宋体" w:hAnsi="Times" w:cs="Times"/>
          <w:sz w:val="20"/>
          <w:szCs w:val="20"/>
          <w:lang w:eastAsia="zh-CN"/>
        </w:rPr>
        <w:tab/>
        <w:t xml:space="preserve">*online: it is a </w:t>
      </w:r>
      <w:proofErr w:type="spellStart"/>
      <w:r>
        <w:rPr>
          <w:rFonts w:ascii="Times" w:eastAsia="宋体" w:hAnsi="Times" w:cs="Times"/>
          <w:sz w:val="20"/>
          <w:szCs w:val="20"/>
          <w:lang w:eastAsia="zh-CN"/>
        </w:rPr>
        <w:t>boolean</w:t>
      </w:r>
      <w:proofErr w:type="spellEnd"/>
      <w:r>
        <w:rPr>
          <w:rFonts w:ascii="Times" w:eastAsia="宋体" w:hAnsi="Times" w:cs="Times"/>
          <w:sz w:val="20"/>
          <w:szCs w:val="20"/>
          <w:lang w:eastAsia="zh-CN"/>
        </w:rPr>
        <w:t xml:space="preserve"> type</w:t>
      </w:r>
      <w:r>
        <w:rPr>
          <w:rFonts w:ascii="Times" w:eastAsia="宋体" w:hAnsi="Times" w:cs="Times" w:hint="eastAsia"/>
          <w:sz w:val="20"/>
          <w:szCs w:val="20"/>
          <w:lang w:eastAsia="zh-CN"/>
        </w:rPr>
        <w:t>.</w:t>
      </w:r>
    </w:p>
    <w:p w14:paraId="5665F2E6" w14:textId="77777777" w:rsidR="001F09CD" w:rsidRDefault="00D44AF3">
      <w:pPr>
        <w:ind w:firstLine="720"/>
        <w:rPr>
          <w:rFonts w:ascii="Times" w:eastAsia="宋体" w:hAnsi="Times" w:cs="Times"/>
          <w:sz w:val="20"/>
          <w:szCs w:val="20"/>
          <w:lang w:eastAsia="zh-CN"/>
        </w:rPr>
      </w:pPr>
      <w:r>
        <w:rPr>
          <w:rFonts w:ascii="Times" w:eastAsia="宋体" w:hAnsi="Times" w:cs="Times"/>
          <w:sz w:val="20"/>
          <w:szCs w:val="20"/>
          <w:lang w:eastAsia="zh-CN"/>
        </w:rPr>
        <w:t>*value: It is a numerical type.</w:t>
      </w:r>
    </w:p>
    <w:p w14:paraId="2024577E"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w:t>
      </w:r>
    </w:p>
    <w:p w14:paraId="2D3D52DE"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w:t>
      </w:r>
    </w:p>
    <w:p w14:paraId="24A0DD2D" w14:textId="77777777" w:rsidR="001F09CD" w:rsidRDefault="00D44AF3">
      <w:pPr>
        <w:rPr>
          <w:rFonts w:ascii="Times" w:eastAsia="宋体" w:hAnsi="Times" w:cs="Times"/>
          <w:sz w:val="20"/>
          <w:szCs w:val="20"/>
          <w:lang w:eastAsia="zh-CN"/>
        </w:rPr>
      </w:pPr>
      <w:proofErr w:type="gramStart"/>
      <w:r>
        <w:rPr>
          <w:rFonts w:ascii="Times" w:eastAsia="宋体" w:hAnsi="Times" w:cs="Times" w:hint="eastAsia"/>
          <w:sz w:val="20"/>
          <w:szCs w:val="20"/>
          <w:lang w:eastAsia="zh-CN"/>
        </w:rPr>
        <w:t>Instruction{</w:t>
      </w:r>
      <w:proofErr w:type="gramEnd"/>
    </w:p>
    <w:p w14:paraId="4A51C89C"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User_priority</w:t>
      </w:r>
      <w:proofErr w:type="spellEnd"/>
      <w:r>
        <w:rPr>
          <w:rFonts w:ascii="Times" w:eastAsia="宋体" w:hAnsi="Times" w:cs="Times"/>
          <w:sz w:val="20"/>
          <w:szCs w:val="20"/>
          <w:lang w:eastAsia="zh-CN"/>
        </w:rPr>
        <w:t>: it is a numerical type and means user’s priority</w:t>
      </w:r>
    </w:p>
    <w:p w14:paraId="3E89EA87"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Instruction_type</w:t>
      </w:r>
      <w:proofErr w:type="spellEnd"/>
      <w:r>
        <w:rPr>
          <w:rFonts w:ascii="Times" w:eastAsia="宋体" w:hAnsi="Times" w:cs="Times"/>
          <w:sz w:val="20"/>
          <w:szCs w:val="20"/>
          <w:lang w:eastAsia="zh-CN"/>
        </w:rPr>
        <w:t xml:space="preserve">: </w:t>
      </w:r>
      <w:r>
        <w:rPr>
          <w:rFonts w:ascii="Times" w:eastAsia="宋体" w:hAnsi="Times" w:cs="Times" w:hint="eastAsia"/>
          <w:sz w:val="20"/>
          <w:szCs w:val="20"/>
          <w:lang w:eastAsia="zh-CN"/>
        </w:rPr>
        <w:t>the instruction</w:t>
      </w:r>
      <w:r>
        <w:rPr>
          <w:rFonts w:ascii="Times" w:eastAsia="宋体" w:hAnsi="Times" w:cs="Times"/>
          <w:sz w:val="20"/>
          <w:szCs w:val="20"/>
          <w:lang w:eastAsia="zh-CN"/>
        </w:rPr>
        <w:t xml:space="preserve"> has four kinds</w:t>
      </w:r>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r>
        <w:rPr>
          <w:rFonts w:ascii="Times" w:eastAsia="宋体" w:hAnsi="Times" w:cs="Times"/>
          <w:sz w:val="20"/>
          <w:szCs w:val="20"/>
          <w:lang w:eastAsia="zh-CN"/>
        </w:rPr>
        <w:t xml:space="preserve"> auto</w:t>
      </w:r>
      <w:proofErr w:type="gramEnd"/>
      <w:r>
        <w:rPr>
          <w:rFonts w:ascii="Times" w:eastAsia="宋体" w:hAnsi="Times" w:cs="Times" w:hint="eastAsia"/>
          <w:sz w:val="20"/>
          <w:szCs w:val="20"/>
          <w:lang w:eastAsia="zh-CN"/>
        </w:rPr>
        <w:t xml:space="preserve">, </w:t>
      </w:r>
      <w:r>
        <w:rPr>
          <w:rFonts w:ascii="Times" w:eastAsia="宋体" w:hAnsi="Times" w:cs="Times"/>
          <w:sz w:val="20"/>
          <w:szCs w:val="20"/>
          <w:lang w:eastAsia="zh-CN"/>
        </w:rPr>
        <w:t>instruction</w:t>
      </w:r>
      <w:r>
        <w:rPr>
          <w:rFonts w:ascii="Times" w:eastAsia="宋体" w:hAnsi="Times" w:cs="Times" w:hint="eastAsia"/>
          <w:sz w:val="20"/>
          <w:szCs w:val="20"/>
          <w:lang w:eastAsia="zh-CN"/>
        </w:rPr>
        <w:t xml:space="preserve">, </w:t>
      </w:r>
      <w:r>
        <w:rPr>
          <w:rFonts w:ascii="Times" w:eastAsia="宋体" w:hAnsi="Times" w:cs="Times"/>
          <w:sz w:val="20"/>
          <w:szCs w:val="20"/>
          <w:lang w:eastAsia="zh-CN"/>
        </w:rPr>
        <w:t>time</w:t>
      </w:r>
      <w:r>
        <w:rPr>
          <w:rFonts w:ascii="Times" w:eastAsia="宋体" w:hAnsi="Times" w:cs="Times" w:hint="eastAsia"/>
          <w:sz w:val="20"/>
          <w:szCs w:val="20"/>
          <w:lang w:eastAsia="zh-CN"/>
        </w:rPr>
        <w:t xml:space="preserve">, </w:t>
      </w:r>
      <w:r>
        <w:rPr>
          <w:rFonts w:ascii="Times" w:eastAsia="宋体" w:hAnsi="Times" w:cs="Times"/>
          <w:sz w:val="20"/>
          <w:szCs w:val="20"/>
          <w:lang w:eastAsia="zh-CN"/>
        </w:rPr>
        <w:t>rules</w:t>
      </w:r>
      <w:r>
        <w:rPr>
          <w:rFonts w:ascii="Times" w:eastAsia="宋体" w:hAnsi="Times" w:cs="Times" w:hint="eastAsia"/>
          <w:sz w:val="20"/>
          <w:szCs w:val="20"/>
          <w:lang w:eastAsia="zh-CN"/>
        </w:rPr>
        <w:t>}.</w:t>
      </w:r>
    </w:p>
    <w:p w14:paraId="4BF71F6C" w14:textId="77777777" w:rsidR="001F09CD" w:rsidRDefault="00D44AF3">
      <w:pPr>
        <w:ind w:firstLine="420"/>
        <w:rPr>
          <w:rFonts w:ascii="Times" w:eastAsia="宋体" w:hAnsi="Times" w:cs="Times"/>
          <w:sz w:val="20"/>
          <w:szCs w:val="20"/>
          <w:lang w:eastAsia="zh-CN"/>
        </w:rPr>
      </w:pPr>
      <w:r>
        <w:rPr>
          <w:rFonts w:ascii="Times" w:eastAsia="宋体" w:hAnsi="Times" w:cs="Times"/>
          <w:sz w:val="20"/>
          <w:szCs w:val="20"/>
          <w:lang w:eastAsia="zh-CN"/>
        </w:rPr>
        <w:t>*</w:t>
      </w:r>
      <w:proofErr w:type="spellStart"/>
      <w:r>
        <w:rPr>
          <w:rFonts w:ascii="Times" w:eastAsia="宋体" w:hAnsi="Times" w:cs="Times" w:hint="eastAsia"/>
          <w:sz w:val="20"/>
          <w:szCs w:val="20"/>
          <w:lang w:eastAsia="zh-CN"/>
        </w:rPr>
        <w:t>Extra_information</w:t>
      </w:r>
      <w:proofErr w:type="spellEnd"/>
      <w:r>
        <w:rPr>
          <w:rFonts w:ascii="Times" w:eastAsia="宋体" w:hAnsi="Times" w:cs="Times" w:hint="eastAsia"/>
          <w:sz w:val="20"/>
          <w:szCs w:val="20"/>
          <w:lang w:eastAsia="zh-CN"/>
        </w:rPr>
        <w:t xml:space="preserve">: set time period or make rules. </w:t>
      </w:r>
    </w:p>
    <w:p w14:paraId="627D5F07"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w:t>
      </w:r>
    </w:p>
    <w:p w14:paraId="7EB385DA" w14:textId="77777777" w:rsidR="001F09CD" w:rsidRDefault="00D44AF3">
      <w:pPr>
        <w:rPr>
          <w:rFonts w:ascii="Times" w:eastAsia="宋体" w:hAnsi="Times" w:cs="Times"/>
          <w:sz w:val="20"/>
          <w:szCs w:val="20"/>
          <w:lang w:eastAsia="zh-CN"/>
        </w:rPr>
      </w:pPr>
      <w:proofErr w:type="spellStart"/>
      <w:r>
        <w:rPr>
          <w:rFonts w:ascii="Times" w:eastAsia="宋体" w:hAnsi="Times" w:cs="Times" w:hint="eastAsia"/>
          <w:sz w:val="20"/>
          <w:szCs w:val="20"/>
          <w:lang w:eastAsia="zh-CN"/>
        </w:rPr>
        <w:t>Extra_</w:t>
      </w:r>
      <w:proofErr w:type="gramStart"/>
      <w:r>
        <w:rPr>
          <w:rFonts w:ascii="Times" w:eastAsia="宋体" w:hAnsi="Times" w:cs="Times" w:hint="eastAsia"/>
          <w:sz w:val="20"/>
          <w:szCs w:val="20"/>
          <w:lang w:eastAsia="zh-CN"/>
        </w:rPr>
        <w:t>information</w:t>
      </w:r>
      <w:proofErr w:type="spellEnd"/>
      <w:r>
        <w:rPr>
          <w:rFonts w:ascii="Times" w:eastAsia="宋体" w:hAnsi="Times" w:cs="Times" w:hint="eastAsia"/>
          <w:sz w:val="20"/>
          <w:szCs w:val="20"/>
          <w:lang w:eastAsia="zh-CN"/>
        </w:rPr>
        <w:t>{</w:t>
      </w:r>
      <w:proofErr w:type="gramEnd"/>
    </w:p>
    <w:p w14:paraId="4822F521"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Data_about_time</w:t>
      </w:r>
      <w:proofErr w:type="spellEnd"/>
      <w:r>
        <w:rPr>
          <w:rFonts w:ascii="Times" w:eastAsia="宋体" w:hAnsi="Times" w:cs="Times" w:hint="eastAsia"/>
          <w:sz w:val="20"/>
          <w:szCs w:val="20"/>
          <w:lang w:eastAsia="zh-CN"/>
        </w:rPr>
        <w:t xml:space="preserve">: </w:t>
      </w:r>
      <w:proofErr w:type="gramStart"/>
      <w:r>
        <w:rPr>
          <w:rFonts w:ascii="Times" w:eastAsia="宋体" w:hAnsi="Times" w:cs="Times" w:hint="eastAsia"/>
          <w:sz w:val="20"/>
          <w:szCs w:val="20"/>
          <w:lang w:eastAsia="zh-CN"/>
        </w:rPr>
        <w:t>.....</w:t>
      </w:r>
      <w:proofErr w:type="gramEnd"/>
    </w:p>
    <w:p w14:paraId="0022D36D"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Data_about_rule</w:t>
      </w:r>
      <w:proofErr w:type="spellEnd"/>
      <w:r>
        <w:rPr>
          <w:rFonts w:ascii="Times" w:eastAsia="宋体" w:hAnsi="Times" w:cs="Times" w:hint="eastAsia"/>
          <w:sz w:val="20"/>
          <w:szCs w:val="20"/>
          <w:lang w:eastAsia="zh-CN"/>
        </w:rPr>
        <w:t>: ......</w:t>
      </w:r>
    </w:p>
    <w:p w14:paraId="5315A74E" w14:textId="77777777" w:rsidR="001F09CD" w:rsidRDefault="00D44AF3">
      <w:pPr>
        <w:ind w:firstLine="420"/>
        <w:rPr>
          <w:rFonts w:ascii="Times" w:eastAsia="宋体" w:hAnsi="Times" w:cs="Times"/>
          <w:sz w:val="20"/>
          <w:szCs w:val="20"/>
          <w:lang w:eastAsia="zh-CN"/>
        </w:rPr>
      </w:pPr>
      <w:r>
        <w:rPr>
          <w:rFonts w:ascii="Times" w:eastAsia="宋体" w:hAnsi="Times" w:cs="Times" w:hint="eastAsia"/>
          <w:sz w:val="20"/>
          <w:szCs w:val="20"/>
          <w:lang w:eastAsia="zh-CN"/>
        </w:rPr>
        <w:t>*</w:t>
      </w:r>
      <w:proofErr w:type="spellStart"/>
      <w:r>
        <w:rPr>
          <w:rFonts w:ascii="Times" w:eastAsia="宋体" w:hAnsi="Times" w:cs="Times" w:hint="eastAsia"/>
          <w:sz w:val="20"/>
          <w:szCs w:val="20"/>
          <w:lang w:eastAsia="zh-CN"/>
        </w:rPr>
        <w:t>Data_about_priority</w:t>
      </w:r>
      <w:proofErr w:type="spellEnd"/>
      <w:r>
        <w:rPr>
          <w:rFonts w:ascii="Times" w:eastAsia="宋体" w:hAnsi="Times" w:cs="Times" w:hint="eastAsia"/>
          <w:sz w:val="20"/>
          <w:szCs w:val="20"/>
          <w:lang w:eastAsia="zh-CN"/>
        </w:rPr>
        <w:t>: ......</w:t>
      </w:r>
    </w:p>
    <w:p w14:paraId="00C049B6" w14:textId="77777777" w:rsidR="001F09CD" w:rsidRDefault="00D44AF3">
      <w:pPr>
        <w:rPr>
          <w:rFonts w:ascii="Times" w:eastAsia="宋体" w:hAnsi="Times" w:cs="Times"/>
          <w:sz w:val="20"/>
          <w:szCs w:val="20"/>
          <w:lang w:eastAsia="zh-CN"/>
        </w:rPr>
      </w:pPr>
      <w:r>
        <w:rPr>
          <w:rFonts w:ascii="Times" w:eastAsia="宋体" w:hAnsi="Times" w:cs="Times" w:hint="eastAsia"/>
          <w:sz w:val="20"/>
          <w:szCs w:val="20"/>
          <w:lang w:eastAsia="zh-CN"/>
        </w:rPr>
        <w:t>}</w:t>
      </w:r>
      <w:r>
        <w:rPr>
          <w:rFonts w:ascii="Times" w:eastAsia="宋体" w:hAnsi="Times" w:cs="Times"/>
          <w:sz w:val="20"/>
          <w:szCs w:val="20"/>
          <w:lang w:eastAsia="zh-CN"/>
        </w:rPr>
        <w:t xml:space="preserve"> </w:t>
      </w:r>
      <w:r>
        <w:rPr>
          <w:rFonts w:ascii="Times" w:eastAsia="宋体" w:hAnsi="Times" w:cs="Times" w:hint="eastAsia"/>
          <w:sz w:val="20"/>
          <w:szCs w:val="20"/>
          <w:lang w:eastAsia="zh-CN"/>
        </w:rPr>
        <w:t>;</w:t>
      </w:r>
    </w:p>
    <w:p w14:paraId="6BD87BF8" w14:textId="77777777" w:rsidR="001F09CD" w:rsidRDefault="001F09CD">
      <w:pPr>
        <w:ind w:leftChars="100" w:left="240"/>
        <w:rPr>
          <w:rFonts w:ascii="Times" w:eastAsia="宋体" w:hAnsi="Times" w:cs="Times"/>
          <w:sz w:val="20"/>
          <w:szCs w:val="20"/>
          <w:lang w:eastAsia="zh-CN"/>
        </w:rPr>
      </w:pPr>
    </w:p>
    <w:p w14:paraId="6B18C36A" w14:textId="77777777" w:rsidR="001F09CD" w:rsidRDefault="00D44AF3">
      <w:pPr>
        <w:spacing w:before="100" w:beforeAutospacing="1" w:after="100" w:afterAutospacing="1"/>
        <w:rPr>
          <w:rFonts w:ascii="Times" w:hAnsi="Times" w:cs="Times New Roman"/>
          <w:sz w:val="20"/>
          <w:szCs w:val="20"/>
          <w:lang w:eastAsia="zh-CN"/>
        </w:rPr>
      </w:pPr>
      <w:r>
        <w:rPr>
          <w:rFonts w:ascii="Times" w:hAnsi="Times" w:cs="Times New Roman"/>
          <w:sz w:val="20"/>
          <w:szCs w:val="20"/>
          <w:lang w:eastAsia="zh-CN"/>
        </w:rPr>
        <w:t>The input to the database comes from the server. The input to the database comes from the server. There are 5 tables in the database, namely client table, light table, sensor table, room table and actuator table. The input requirements for each attribute of each table are as follows.</w:t>
      </w:r>
    </w:p>
    <w:tbl>
      <w:tblPr>
        <w:tblStyle w:val="af6"/>
        <w:tblW w:w="8856" w:type="dxa"/>
        <w:jc w:val="center"/>
        <w:tblLayout w:type="fixed"/>
        <w:tblLook w:val="04A0" w:firstRow="1" w:lastRow="0" w:firstColumn="1" w:lastColumn="0" w:noHBand="0" w:noVBand="1"/>
      </w:tblPr>
      <w:tblGrid>
        <w:gridCol w:w="1201"/>
        <w:gridCol w:w="985"/>
        <w:gridCol w:w="6670"/>
      </w:tblGrid>
      <w:tr w:rsidR="001F09CD" w14:paraId="5C909B51"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00DBBA9"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19E50981"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Type</w:t>
            </w:r>
          </w:p>
        </w:tc>
        <w:tc>
          <w:tcPr>
            <w:tcW w:w="6670" w:type="dxa"/>
            <w:tcBorders>
              <w:top w:val="single" w:sz="4" w:space="0" w:color="auto"/>
              <w:left w:val="single" w:sz="4" w:space="0" w:color="auto"/>
              <w:bottom w:val="single" w:sz="4" w:space="0" w:color="auto"/>
              <w:right w:val="single" w:sz="4" w:space="0" w:color="auto"/>
            </w:tcBorders>
            <w:vAlign w:val="center"/>
          </w:tcPr>
          <w:p w14:paraId="02AA5BCE"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Explanation</w:t>
            </w:r>
          </w:p>
        </w:tc>
      </w:tr>
      <w:tr w:rsidR="001F09CD" w14:paraId="617CDFEC"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2A35615"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UID</w:t>
            </w:r>
          </w:p>
        </w:tc>
        <w:tc>
          <w:tcPr>
            <w:tcW w:w="985" w:type="dxa"/>
            <w:tcBorders>
              <w:top w:val="single" w:sz="4" w:space="0" w:color="auto"/>
              <w:left w:val="single" w:sz="4" w:space="0" w:color="auto"/>
              <w:bottom w:val="single" w:sz="4" w:space="0" w:color="auto"/>
              <w:right w:val="single" w:sz="4" w:space="0" w:color="auto"/>
            </w:tcBorders>
            <w:vAlign w:val="center"/>
          </w:tcPr>
          <w:p w14:paraId="3F2A4470"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53904A3D"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 xml:space="preserve">UID is the user's account number,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1F09CD" w14:paraId="6EC65754"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EA751CE"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name</w:t>
            </w:r>
          </w:p>
        </w:tc>
        <w:tc>
          <w:tcPr>
            <w:tcW w:w="985" w:type="dxa"/>
            <w:tcBorders>
              <w:top w:val="single" w:sz="4" w:space="0" w:color="auto"/>
              <w:left w:val="single" w:sz="4" w:space="0" w:color="auto"/>
              <w:bottom w:val="single" w:sz="4" w:space="0" w:color="auto"/>
              <w:right w:val="single" w:sz="4" w:space="0" w:color="auto"/>
            </w:tcBorders>
            <w:vAlign w:val="center"/>
          </w:tcPr>
          <w:p w14:paraId="43FA02FC"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20]</w:t>
            </w:r>
          </w:p>
        </w:tc>
        <w:tc>
          <w:tcPr>
            <w:tcW w:w="6670" w:type="dxa"/>
            <w:tcBorders>
              <w:top w:val="single" w:sz="4" w:space="0" w:color="auto"/>
              <w:left w:val="single" w:sz="4" w:space="0" w:color="auto"/>
              <w:bottom w:val="single" w:sz="4" w:space="0" w:color="auto"/>
              <w:right w:val="single" w:sz="4" w:space="0" w:color="auto"/>
            </w:tcBorders>
            <w:vAlign w:val="center"/>
          </w:tcPr>
          <w:p w14:paraId="69514B65"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name is a string of up to 20 lengths representing the user name</w:t>
            </w:r>
          </w:p>
        </w:tc>
      </w:tr>
      <w:tr w:rsidR="001F09CD" w14:paraId="507D2884"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A111219"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password</w:t>
            </w:r>
          </w:p>
        </w:tc>
        <w:tc>
          <w:tcPr>
            <w:tcW w:w="985" w:type="dxa"/>
            <w:tcBorders>
              <w:top w:val="single" w:sz="4" w:space="0" w:color="auto"/>
              <w:left w:val="single" w:sz="4" w:space="0" w:color="auto"/>
              <w:bottom w:val="single" w:sz="4" w:space="0" w:color="auto"/>
              <w:right w:val="single" w:sz="4" w:space="0" w:color="auto"/>
            </w:tcBorders>
            <w:vAlign w:val="center"/>
          </w:tcPr>
          <w:p w14:paraId="0BF0282B"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char[</w:t>
            </w:r>
            <w:proofErr w:type="gramEnd"/>
            <w:r>
              <w:rPr>
                <w:rFonts w:ascii="Times" w:eastAsia="Times New Roman" w:hAnsi="Times" w:cs="Times New Roman"/>
                <w:sz w:val="20"/>
                <w:szCs w:val="20"/>
              </w:rPr>
              <w:t>50]</w:t>
            </w:r>
          </w:p>
        </w:tc>
        <w:tc>
          <w:tcPr>
            <w:tcW w:w="6670" w:type="dxa"/>
            <w:tcBorders>
              <w:top w:val="single" w:sz="4" w:space="0" w:color="auto"/>
              <w:left w:val="single" w:sz="4" w:space="0" w:color="auto"/>
              <w:bottom w:val="single" w:sz="4" w:space="0" w:color="auto"/>
              <w:right w:val="single" w:sz="4" w:space="0" w:color="auto"/>
            </w:tcBorders>
            <w:vAlign w:val="center"/>
          </w:tcPr>
          <w:p w14:paraId="1741C05B"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The password is to save the password of each user. It should be encrypted.</w:t>
            </w:r>
          </w:p>
        </w:tc>
      </w:tr>
      <w:tr w:rsidR="001F09CD" w14:paraId="4EF19BF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C883867"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label</w:t>
            </w:r>
          </w:p>
        </w:tc>
        <w:tc>
          <w:tcPr>
            <w:tcW w:w="985" w:type="dxa"/>
            <w:tcBorders>
              <w:top w:val="single" w:sz="4" w:space="0" w:color="auto"/>
              <w:left w:val="single" w:sz="4" w:space="0" w:color="auto"/>
              <w:bottom w:val="single" w:sz="4" w:space="0" w:color="auto"/>
              <w:right w:val="single" w:sz="4" w:space="0" w:color="auto"/>
            </w:tcBorders>
            <w:vAlign w:val="center"/>
          </w:tcPr>
          <w:p w14:paraId="40E8A933"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38AFE504"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label saves the attribute identification of each user, indicating that he is a student, teacher, or administrator account.</w:t>
            </w:r>
          </w:p>
        </w:tc>
      </w:tr>
      <w:tr w:rsidR="001F09CD" w14:paraId="23D83B0C"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5F99146"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LID</w:t>
            </w:r>
          </w:p>
        </w:tc>
        <w:tc>
          <w:tcPr>
            <w:tcW w:w="985" w:type="dxa"/>
            <w:tcBorders>
              <w:top w:val="single" w:sz="4" w:space="0" w:color="auto"/>
              <w:left w:val="single" w:sz="4" w:space="0" w:color="auto"/>
              <w:bottom w:val="single" w:sz="4" w:space="0" w:color="auto"/>
              <w:right w:val="single" w:sz="4" w:space="0" w:color="auto"/>
            </w:tcBorders>
            <w:vAlign w:val="center"/>
          </w:tcPr>
          <w:p w14:paraId="724700E5"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28FA428F"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 xml:space="preserve">LID is the light's number in a room,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1F09CD" w14:paraId="200E936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395DFFB2" w14:textId="77777777" w:rsidR="001F09CD" w:rsidRDefault="00D44AF3">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66271C50"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0576224D" w14:textId="77777777" w:rsidR="001F09CD" w:rsidRDefault="00D44AF3">
            <w:pPr>
              <w:rPr>
                <w:rFonts w:ascii="Times" w:eastAsia="Times New Roman" w:hAnsi="Times" w:cs="Times New Roman"/>
                <w:sz w:val="20"/>
                <w:szCs w:val="20"/>
              </w:rPr>
            </w:pPr>
            <w:proofErr w:type="spellStart"/>
            <w:r>
              <w:rPr>
                <w:rFonts w:ascii="Times" w:eastAsia="Times New Roman" w:hAnsi="Times" w:cs="Times New Roman"/>
                <w:sz w:val="20"/>
                <w:szCs w:val="20"/>
              </w:rPr>
              <w:t>roomID</w:t>
            </w:r>
            <w:proofErr w:type="spellEnd"/>
            <w:r>
              <w:rPr>
                <w:rFonts w:ascii="Times" w:eastAsia="Times New Roman" w:hAnsi="Times" w:cs="Times New Roman"/>
                <w:sz w:val="20"/>
                <w:szCs w:val="20"/>
              </w:rPr>
              <w:t xml:space="preserve"> should be generated when adding rooms. They cannot be modified and they are different.</w:t>
            </w:r>
          </w:p>
        </w:tc>
      </w:tr>
      <w:tr w:rsidR="001F09CD" w14:paraId="351FCAA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6A39AF6E"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State</w:t>
            </w:r>
          </w:p>
        </w:tc>
        <w:tc>
          <w:tcPr>
            <w:tcW w:w="985" w:type="dxa"/>
            <w:tcBorders>
              <w:top w:val="single" w:sz="4" w:space="0" w:color="auto"/>
              <w:left w:val="single" w:sz="4" w:space="0" w:color="auto"/>
              <w:bottom w:val="single" w:sz="4" w:space="0" w:color="auto"/>
              <w:right w:val="single" w:sz="4" w:space="0" w:color="auto"/>
            </w:tcBorders>
            <w:vAlign w:val="center"/>
          </w:tcPr>
          <w:p w14:paraId="420C0712"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62781DE5"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State is an integer that holds the state of the lamp on, off, or damaged</w:t>
            </w:r>
          </w:p>
        </w:tc>
      </w:tr>
      <w:tr w:rsidR="001F09CD" w14:paraId="576392AA"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1FAE8186" w14:textId="77777777" w:rsidR="001F09CD" w:rsidRDefault="00D44AF3">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4ABBA24"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string</w:t>
            </w:r>
          </w:p>
        </w:tc>
        <w:tc>
          <w:tcPr>
            <w:tcW w:w="6670" w:type="dxa"/>
            <w:tcBorders>
              <w:top w:val="single" w:sz="4" w:space="0" w:color="auto"/>
              <w:left w:val="single" w:sz="4" w:space="0" w:color="auto"/>
              <w:bottom w:val="single" w:sz="4" w:space="0" w:color="auto"/>
              <w:right w:val="single" w:sz="4" w:space="0" w:color="auto"/>
            </w:tcBorders>
            <w:vAlign w:val="center"/>
          </w:tcPr>
          <w:p w14:paraId="4B109CFE" w14:textId="77777777" w:rsidR="001F09CD" w:rsidRDefault="00D44AF3">
            <w:pPr>
              <w:rPr>
                <w:rFonts w:ascii="Times" w:eastAsia="Times New Roman" w:hAnsi="Times" w:cs="Times New Roman"/>
                <w:sz w:val="20"/>
                <w:szCs w:val="20"/>
              </w:rPr>
            </w:pPr>
            <w:proofErr w:type="spellStart"/>
            <w:r>
              <w:rPr>
                <w:rFonts w:ascii="Times" w:eastAsia="Times New Roman" w:hAnsi="Times" w:cs="Times New Roman"/>
                <w:sz w:val="20"/>
                <w:szCs w:val="20"/>
              </w:rPr>
              <w:t>SetTime</w:t>
            </w:r>
            <w:proofErr w:type="spellEnd"/>
            <w:r>
              <w:rPr>
                <w:rFonts w:ascii="Times" w:eastAsia="Times New Roman" w:hAnsi="Times" w:cs="Times New Roman"/>
                <w:sz w:val="20"/>
                <w:szCs w:val="20"/>
              </w:rPr>
              <w:t xml:space="preserve"> represents the installation time of the bulb, which should be a string limited to </w:t>
            </w:r>
            <w:proofErr w:type="spellStart"/>
            <w:r>
              <w:rPr>
                <w:rFonts w:ascii="Times" w:eastAsia="Times New Roman" w:hAnsi="Times" w:cs="Times New Roman"/>
                <w:sz w:val="20"/>
                <w:szCs w:val="20"/>
              </w:rPr>
              <w:t>yyyy</w:t>
            </w:r>
            <w:proofErr w:type="spellEnd"/>
            <w:r>
              <w:rPr>
                <w:rFonts w:ascii="Times" w:eastAsia="Times New Roman" w:hAnsi="Times" w:cs="Times New Roman"/>
                <w:sz w:val="20"/>
                <w:szCs w:val="20"/>
              </w:rPr>
              <w:t>-mm-dd format</w:t>
            </w:r>
          </w:p>
        </w:tc>
      </w:tr>
      <w:tr w:rsidR="001F09CD" w14:paraId="6340D466"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1FE6E28"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Life</w:t>
            </w:r>
          </w:p>
        </w:tc>
        <w:tc>
          <w:tcPr>
            <w:tcW w:w="985" w:type="dxa"/>
            <w:tcBorders>
              <w:top w:val="single" w:sz="4" w:space="0" w:color="auto"/>
              <w:left w:val="single" w:sz="4" w:space="0" w:color="auto"/>
              <w:bottom w:val="single" w:sz="4" w:space="0" w:color="auto"/>
              <w:right w:val="single" w:sz="4" w:space="0" w:color="auto"/>
            </w:tcBorders>
            <w:vAlign w:val="center"/>
          </w:tcPr>
          <w:p w14:paraId="38D4CBAC"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569668D7"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Life is an integer representing the life of a light bulb in hours</w:t>
            </w:r>
          </w:p>
        </w:tc>
      </w:tr>
      <w:tr w:rsidR="001F09CD" w14:paraId="3CB859F7"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9213428"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SID</w:t>
            </w:r>
          </w:p>
        </w:tc>
        <w:tc>
          <w:tcPr>
            <w:tcW w:w="985" w:type="dxa"/>
            <w:tcBorders>
              <w:top w:val="single" w:sz="4" w:space="0" w:color="auto"/>
              <w:left w:val="single" w:sz="4" w:space="0" w:color="auto"/>
              <w:bottom w:val="single" w:sz="4" w:space="0" w:color="auto"/>
              <w:right w:val="single" w:sz="4" w:space="0" w:color="auto"/>
            </w:tcBorders>
            <w:vAlign w:val="center"/>
          </w:tcPr>
          <w:p w14:paraId="19DAB9FA"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71D5E52"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 xml:space="preserve">SID is the number of </w:t>
            </w:r>
            <w:proofErr w:type="gramStart"/>
            <w:r>
              <w:rPr>
                <w:rFonts w:ascii="Times" w:eastAsia="Times New Roman" w:hAnsi="Times" w:cs="Times New Roman"/>
                <w:sz w:val="20"/>
                <w:szCs w:val="20"/>
              </w:rPr>
              <w:t>sensor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r w:rsidR="001F09CD" w14:paraId="1D4BE8C9"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7601B0C" w14:textId="77777777" w:rsidR="001F09CD" w:rsidRDefault="00D44AF3">
            <w:pPr>
              <w:tabs>
                <w:tab w:val="left" w:pos="730"/>
              </w:tabs>
              <w:rPr>
                <w:rFonts w:ascii="Times" w:eastAsia="Times New Roman" w:hAnsi="Times" w:cs="Times New Roman"/>
                <w:sz w:val="20"/>
                <w:szCs w:val="20"/>
              </w:rPr>
            </w:pPr>
            <w:r>
              <w:rPr>
                <w:rFonts w:ascii="Times" w:eastAsia="Times New Roman" w:hAnsi="Times" w:cs="Times New Roman"/>
                <w:sz w:val="20"/>
                <w:szCs w:val="20"/>
              </w:rPr>
              <w:t>Type</w:t>
            </w:r>
          </w:p>
        </w:tc>
        <w:tc>
          <w:tcPr>
            <w:tcW w:w="985" w:type="dxa"/>
            <w:tcBorders>
              <w:top w:val="single" w:sz="4" w:space="0" w:color="auto"/>
              <w:left w:val="single" w:sz="4" w:space="0" w:color="auto"/>
              <w:bottom w:val="single" w:sz="4" w:space="0" w:color="auto"/>
              <w:right w:val="single" w:sz="4" w:space="0" w:color="auto"/>
            </w:tcBorders>
            <w:vAlign w:val="center"/>
          </w:tcPr>
          <w:p w14:paraId="0CFA4553"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84229D6"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Type is an integer describing the type of sensor</w:t>
            </w:r>
          </w:p>
        </w:tc>
      </w:tr>
      <w:tr w:rsidR="001F09CD" w14:paraId="44CDE802"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042E2C2F" w14:textId="77777777" w:rsidR="001F09CD" w:rsidRDefault="00D44AF3">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7A61AD49"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1041BBCA" w14:textId="77777777" w:rsidR="001F09CD" w:rsidRDefault="00D44AF3">
            <w:pPr>
              <w:rPr>
                <w:rFonts w:ascii="Times" w:eastAsia="Times New Roman" w:hAnsi="Times" w:cs="Times New Roman"/>
                <w:sz w:val="20"/>
                <w:szCs w:val="20"/>
              </w:rPr>
            </w:pPr>
            <w:proofErr w:type="spellStart"/>
            <w:r>
              <w:rPr>
                <w:rFonts w:ascii="Times" w:eastAsia="Times New Roman" w:hAnsi="Times" w:cs="Times New Roman"/>
                <w:sz w:val="20"/>
                <w:szCs w:val="20"/>
              </w:rPr>
              <w:t>Lightnum</w:t>
            </w:r>
            <w:proofErr w:type="spellEnd"/>
            <w:r>
              <w:rPr>
                <w:rFonts w:ascii="Times" w:eastAsia="Times New Roman" w:hAnsi="Times" w:cs="Times New Roman"/>
                <w:sz w:val="20"/>
                <w:szCs w:val="20"/>
              </w:rPr>
              <w:t xml:space="preserve"> is an integer describing the number of bulbs in a room</w:t>
            </w:r>
          </w:p>
        </w:tc>
      </w:tr>
      <w:tr w:rsidR="001F09CD" w14:paraId="3B79CC0C"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2A4A7456" w14:textId="77777777" w:rsidR="001F09CD" w:rsidRDefault="00D44AF3">
            <w:pPr>
              <w:tabs>
                <w:tab w:val="left" w:pos="730"/>
              </w:tabs>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p>
        </w:tc>
        <w:tc>
          <w:tcPr>
            <w:tcW w:w="985" w:type="dxa"/>
            <w:tcBorders>
              <w:top w:val="single" w:sz="4" w:space="0" w:color="auto"/>
              <w:left w:val="single" w:sz="4" w:space="0" w:color="auto"/>
              <w:bottom w:val="single" w:sz="4" w:space="0" w:color="auto"/>
              <w:right w:val="single" w:sz="4" w:space="0" w:color="auto"/>
            </w:tcBorders>
            <w:vAlign w:val="center"/>
          </w:tcPr>
          <w:p w14:paraId="055DD865"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7C43434D" w14:textId="77777777" w:rsidR="001F09CD" w:rsidRDefault="00D44AF3">
            <w:pPr>
              <w:rPr>
                <w:rFonts w:ascii="Times" w:eastAsia="Times New Roman" w:hAnsi="Times" w:cs="Times New Roman"/>
                <w:sz w:val="20"/>
                <w:szCs w:val="20"/>
              </w:rPr>
            </w:pPr>
            <w:proofErr w:type="spellStart"/>
            <w:r>
              <w:rPr>
                <w:rFonts w:ascii="Times" w:eastAsia="Times New Roman" w:hAnsi="Times" w:cs="Times New Roman"/>
                <w:sz w:val="20"/>
                <w:szCs w:val="20"/>
              </w:rPr>
              <w:t>sensornum</w:t>
            </w:r>
            <w:proofErr w:type="spellEnd"/>
            <w:r>
              <w:rPr>
                <w:rFonts w:ascii="Times" w:eastAsia="Times New Roman" w:hAnsi="Times" w:cs="Times New Roman"/>
                <w:sz w:val="20"/>
                <w:szCs w:val="20"/>
              </w:rPr>
              <w:t xml:space="preserve"> is an integer describing the number of sensors in a room</w:t>
            </w:r>
          </w:p>
        </w:tc>
      </w:tr>
      <w:tr w:rsidR="001F09CD" w14:paraId="62AD51A8" w14:textId="77777777">
        <w:trPr>
          <w:trHeight w:val="460"/>
          <w:jc w:val="center"/>
        </w:trPr>
        <w:tc>
          <w:tcPr>
            <w:tcW w:w="1201" w:type="dxa"/>
            <w:tcBorders>
              <w:top w:val="single" w:sz="4" w:space="0" w:color="auto"/>
              <w:left w:val="single" w:sz="4" w:space="0" w:color="auto"/>
              <w:bottom w:val="single" w:sz="4" w:space="0" w:color="auto"/>
              <w:right w:val="single" w:sz="4" w:space="0" w:color="auto"/>
            </w:tcBorders>
            <w:vAlign w:val="center"/>
          </w:tcPr>
          <w:p w14:paraId="4A95B190" w14:textId="77777777" w:rsidR="001F09CD" w:rsidRDefault="00D44AF3">
            <w:pPr>
              <w:tabs>
                <w:tab w:val="left" w:pos="730"/>
              </w:tabs>
              <w:rPr>
                <w:rFonts w:ascii="Times" w:eastAsia="Times New Roman" w:hAnsi="Times" w:cs="Times New Roman"/>
                <w:sz w:val="20"/>
                <w:szCs w:val="20"/>
              </w:rPr>
            </w:pPr>
            <w:r>
              <w:rPr>
                <w:rFonts w:ascii="Times" w:eastAsia="Times New Roman" w:hAnsi="Times" w:cs="Times New Roman"/>
                <w:sz w:val="20"/>
                <w:szCs w:val="20"/>
              </w:rPr>
              <w:t>AID</w:t>
            </w:r>
          </w:p>
        </w:tc>
        <w:tc>
          <w:tcPr>
            <w:tcW w:w="985" w:type="dxa"/>
            <w:tcBorders>
              <w:top w:val="single" w:sz="4" w:space="0" w:color="auto"/>
              <w:left w:val="single" w:sz="4" w:space="0" w:color="auto"/>
              <w:bottom w:val="single" w:sz="4" w:space="0" w:color="auto"/>
              <w:right w:val="single" w:sz="4" w:space="0" w:color="auto"/>
            </w:tcBorders>
            <w:vAlign w:val="center"/>
          </w:tcPr>
          <w:p w14:paraId="6BC9CCE8" w14:textId="77777777" w:rsidR="001F09CD" w:rsidRDefault="00D44AF3">
            <w:pPr>
              <w:rPr>
                <w:rFonts w:ascii="Times" w:eastAsia="Times New Roman" w:hAnsi="Times" w:cs="Times New Roman"/>
                <w:sz w:val="20"/>
                <w:szCs w:val="20"/>
              </w:rPr>
            </w:pPr>
            <w:proofErr w:type="gramStart"/>
            <w:r>
              <w:rPr>
                <w:rFonts w:ascii="Times" w:eastAsia="Times New Roman" w:hAnsi="Times" w:cs="Times New Roman"/>
                <w:sz w:val="20"/>
                <w:szCs w:val="20"/>
              </w:rPr>
              <w:t>int[</w:t>
            </w:r>
            <w:proofErr w:type="gramEnd"/>
            <w:r>
              <w:rPr>
                <w:rFonts w:ascii="Times" w:eastAsia="Times New Roman" w:hAnsi="Times" w:cs="Times New Roman"/>
                <w:sz w:val="20"/>
                <w:szCs w:val="20"/>
              </w:rPr>
              <w:t>1]</w:t>
            </w:r>
          </w:p>
        </w:tc>
        <w:tc>
          <w:tcPr>
            <w:tcW w:w="6670" w:type="dxa"/>
            <w:tcBorders>
              <w:top w:val="single" w:sz="4" w:space="0" w:color="auto"/>
              <w:left w:val="single" w:sz="4" w:space="0" w:color="auto"/>
              <w:bottom w:val="single" w:sz="4" w:space="0" w:color="auto"/>
              <w:right w:val="single" w:sz="4" w:space="0" w:color="auto"/>
            </w:tcBorders>
            <w:vAlign w:val="center"/>
          </w:tcPr>
          <w:p w14:paraId="37C6DA31" w14:textId="77777777" w:rsidR="001F09CD" w:rsidRDefault="00D44AF3">
            <w:pPr>
              <w:rPr>
                <w:rFonts w:ascii="Times" w:eastAsia="Times New Roman" w:hAnsi="Times" w:cs="Times New Roman"/>
                <w:sz w:val="20"/>
                <w:szCs w:val="20"/>
              </w:rPr>
            </w:pPr>
            <w:r>
              <w:rPr>
                <w:rFonts w:ascii="Times" w:eastAsia="Times New Roman" w:hAnsi="Times" w:cs="Times New Roman"/>
                <w:sz w:val="20"/>
                <w:szCs w:val="20"/>
              </w:rPr>
              <w:t xml:space="preserve">AID is the number of </w:t>
            </w:r>
            <w:proofErr w:type="gramStart"/>
            <w:r>
              <w:rPr>
                <w:rFonts w:ascii="Times" w:eastAsia="Times New Roman" w:hAnsi="Times" w:cs="Times New Roman"/>
                <w:sz w:val="20"/>
                <w:szCs w:val="20"/>
              </w:rPr>
              <w:t>actuator</w:t>
            </w:r>
            <w:proofErr w:type="gramEnd"/>
            <w:r>
              <w:rPr>
                <w:rFonts w:ascii="Times" w:eastAsia="Times New Roman" w:hAnsi="Times" w:cs="Times New Roman"/>
                <w:sz w:val="20"/>
                <w:szCs w:val="20"/>
              </w:rPr>
              <w:t xml:space="preserve">, which is an integer less than </w:t>
            </w:r>
            <w:proofErr w:type="spellStart"/>
            <w:r>
              <w:rPr>
                <w:rFonts w:ascii="Times" w:eastAsia="Times New Roman" w:hAnsi="Times" w:cs="Times New Roman"/>
                <w:sz w:val="20"/>
                <w:szCs w:val="20"/>
              </w:rPr>
              <w:t>max_int</w:t>
            </w:r>
            <w:proofErr w:type="spellEnd"/>
            <w:r>
              <w:rPr>
                <w:rFonts w:ascii="Times" w:eastAsia="Times New Roman" w:hAnsi="Times" w:cs="Times New Roman"/>
                <w:sz w:val="20"/>
                <w:szCs w:val="20"/>
              </w:rPr>
              <w:t>.</w:t>
            </w:r>
          </w:p>
        </w:tc>
      </w:tr>
    </w:tbl>
    <w:p w14:paraId="2E227B4A" w14:textId="77777777" w:rsidR="001F09CD" w:rsidRDefault="001F09CD">
      <w:pPr>
        <w:ind w:leftChars="100" w:left="240"/>
        <w:rPr>
          <w:rFonts w:ascii="Times" w:eastAsia="宋体" w:hAnsi="Times" w:cs="Times"/>
          <w:sz w:val="20"/>
          <w:szCs w:val="20"/>
          <w:lang w:eastAsia="zh-CN"/>
        </w:rPr>
      </w:pPr>
    </w:p>
    <w:p w14:paraId="7BE096E1" w14:textId="77777777" w:rsidR="001F09CD" w:rsidRDefault="00D44AF3">
      <w:pPr>
        <w:pStyle w:val="3"/>
      </w:pPr>
      <w:bookmarkStart w:id="311" w:name="_Toc5192614"/>
      <w:bookmarkStart w:id="312" w:name="_Toc5206172"/>
      <w:bookmarkStart w:id="313" w:name="_Toc5206322"/>
      <w:bookmarkStart w:id="314" w:name="_Toc5208531"/>
      <w:bookmarkStart w:id="315" w:name="_Toc5632255"/>
      <w:r>
        <w:lastRenderedPageBreak/>
        <w:t>3.</w:t>
      </w:r>
      <w:r>
        <w:rPr>
          <w:rFonts w:hint="eastAsia"/>
        </w:rPr>
        <w:t>3</w:t>
      </w:r>
      <w:r>
        <w:t>.2 Outputs</w:t>
      </w:r>
      <w:bookmarkEnd w:id="311"/>
      <w:bookmarkEnd w:id="312"/>
      <w:bookmarkEnd w:id="313"/>
      <w:bookmarkEnd w:id="314"/>
      <w:bookmarkEnd w:id="315"/>
    </w:p>
    <w:p w14:paraId="72091D23"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outputs send to intelligence controller from server when something need to do with hardware should be in the form of json which content is:</w:t>
      </w:r>
    </w:p>
    <w:p w14:paraId="62AFBB07"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sensors: The list of sensors with their up-to-date data.</w:t>
      </w:r>
    </w:p>
    <w:p w14:paraId="0AA6EA5E" w14:textId="77777777" w:rsidR="001F09CD" w:rsidRDefault="00D44AF3">
      <w:pPr>
        <w:ind w:leftChars="100" w:left="240"/>
        <w:rPr>
          <w:rFonts w:ascii="Times" w:eastAsia="宋体" w:hAnsi="Times" w:cs="Times"/>
          <w:sz w:val="20"/>
          <w:szCs w:val="20"/>
          <w:lang w:eastAsia="zh-CN"/>
        </w:rPr>
      </w:pPr>
      <w:r>
        <w:rPr>
          <w:rFonts w:ascii="Times" w:eastAsia="宋体" w:hAnsi="Times" w:cs="Times" w:hint="eastAsia"/>
          <w:sz w:val="20"/>
          <w:szCs w:val="20"/>
          <w:lang w:eastAsia="zh-CN"/>
        </w:rPr>
        <w:t>d</w:t>
      </w:r>
      <w:r>
        <w:rPr>
          <w:rFonts w:ascii="Times" w:eastAsia="宋体" w:hAnsi="Times" w:cs="Times"/>
          <w:sz w:val="20"/>
          <w:szCs w:val="20"/>
          <w:lang w:eastAsia="zh-CN"/>
        </w:rPr>
        <w:t>evice: The device and its up-to-date data.</w:t>
      </w:r>
    </w:p>
    <w:p w14:paraId="4079BE10" w14:textId="77777777" w:rsidR="001F09CD" w:rsidRDefault="00D44AF3">
      <w:pPr>
        <w:ind w:leftChars="100" w:left="240"/>
        <w:rPr>
          <w:rFonts w:ascii="Times" w:eastAsia="宋体" w:hAnsi="Times" w:cs="Times"/>
          <w:sz w:val="20"/>
          <w:szCs w:val="20"/>
          <w:lang w:eastAsia="zh-CN"/>
        </w:rPr>
      </w:pPr>
      <w:proofErr w:type="spellStart"/>
      <w:r>
        <w:rPr>
          <w:rFonts w:ascii="Times" w:eastAsia="宋体" w:hAnsi="Times" w:cs="Times"/>
          <w:sz w:val="20"/>
          <w:szCs w:val="20"/>
          <w:lang w:eastAsia="zh-CN"/>
        </w:rPr>
        <w:t>cmd</w:t>
      </w:r>
      <w:proofErr w:type="spellEnd"/>
      <w:r>
        <w:rPr>
          <w:rFonts w:ascii="Times" w:eastAsia="宋体" w:hAnsi="Times" w:cs="Times"/>
          <w:sz w:val="20"/>
          <w:szCs w:val="20"/>
          <w:lang w:eastAsia="zh-CN"/>
        </w:rPr>
        <w:t>: The command (Leave blank if there is no command existed.)</w:t>
      </w:r>
    </w:p>
    <w:p w14:paraId="197D4235"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authority: The level of operator.</w:t>
      </w:r>
    </w:p>
    <w:p w14:paraId="7561AF49" w14:textId="77777777" w:rsidR="001F09CD" w:rsidRDefault="001F09CD">
      <w:pPr>
        <w:ind w:leftChars="100" w:left="240"/>
        <w:rPr>
          <w:rFonts w:ascii="Times" w:eastAsia="宋体" w:hAnsi="Times" w:cs="Times"/>
          <w:sz w:val="20"/>
          <w:szCs w:val="20"/>
          <w:lang w:eastAsia="zh-CN"/>
        </w:rPr>
      </w:pPr>
    </w:p>
    <w:p w14:paraId="3F8E8106"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outputs send to client when server report hardware’s information should be in the form of json which content is:</w:t>
      </w:r>
    </w:p>
    <w:p w14:paraId="58F8A69C"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hid: The hardware’s unique identification.</w:t>
      </w:r>
    </w:p>
    <w:p w14:paraId="561C89EF"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online: Whether the hardware is online.</w:t>
      </w:r>
    </w:p>
    <w:p w14:paraId="1FE478CF"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nickname: The nickname of hardware.</w:t>
      </w:r>
    </w:p>
    <w:p w14:paraId="1AFB4EA8"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last: The timestamp of last update.</w:t>
      </w:r>
    </w:p>
    <w:p w14:paraId="36053203"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data: The hardware’s data.</w:t>
      </w:r>
    </w:p>
    <w:p w14:paraId="005C72AA" w14:textId="77777777" w:rsidR="001F09CD" w:rsidRDefault="001F09CD">
      <w:pPr>
        <w:ind w:leftChars="100" w:left="240"/>
        <w:rPr>
          <w:rFonts w:ascii="Times" w:eastAsia="宋体" w:hAnsi="Times" w:cs="Times"/>
          <w:sz w:val="20"/>
          <w:szCs w:val="20"/>
          <w:lang w:eastAsia="zh-CN"/>
        </w:rPr>
      </w:pPr>
    </w:p>
    <w:p w14:paraId="75A78180" w14:textId="77777777" w:rsidR="001F09CD" w:rsidRDefault="00D44AF3">
      <w:pPr>
        <w:rPr>
          <w:rFonts w:ascii="Times" w:eastAsia="宋体" w:hAnsi="Times" w:cs="Times"/>
          <w:sz w:val="20"/>
          <w:szCs w:val="20"/>
          <w:lang w:eastAsia="zh-CN"/>
        </w:rPr>
      </w:pPr>
      <w:r>
        <w:rPr>
          <w:rFonts w:ascii="Times" w:eastAsia="宋体" w:hAnsi="Times" w:cs="Times"/>
          <w:sz w:val="20"/>
          <w:szCs w:val="20"/>
          <w:lang w:eastAsia="zh-CN"/>
        </w:rPr>
        <w:t>The outputs send to hardware when server send command should be in the form of json which content is:</w:t>
      </w:r>
    </w:p>
    <w:p w14:paraId="36200FFA" w14:textId="77777777" w:rsidR="001F09CD" w:rsidRDefault="00D44AF3">
      <w:pPr>
        <w:ind w:leftChars="100" w:left="240"/>
        <w:rPr>
          <w:rFonts w:ascii="Times" w:eastAsia="宋体" w:hAnsi="Times" w:cs="Times"/>
          <w:sz w:val="20"/>
          <w:szCs w:val="20"/>
          <w:lang w:eastAsia="zh-CN"/>
        </w:rPr>
      </w:pPr>
      <w:r>
        <w:rPr>
          <w:rFonts w:ascii="Times" w:eastAsia="宋体" w:hAnsi="Times" w:cs="Times"/>
          <w:sz w:val="20"/>
          <w:szCs w:val="20"/>
          <w:lang w:eastAsia="zh-CN"/>
        </w:rPr>
        <w:t>data: The command.</w:t>
      </w:r>
    </w:p>
    <w:p w14:paraId="0711B115" w14:textId="77777777" w:rsidR="001F09CD" w:rsidRDefault="001F09CD">
      <w:pPr>
        <w:ind w:leftChars="100" w:left="240"/>
        <w:rPr>
          <w:rFonts w:ascii="Times" w:eastAsia="宋体" w:hAnsi="Times" w:cs="Times"/>
          <w:sz w:val="20"/>
          <w:szCs w:val="20"/>
          <w:lang w:eastAsia="zh-CN"/>
        </w:rPr>
      </w:pPr>
    </w:p>
    <w:p w14:paraId="4CC31C24" w14:textId="77777777" w:rsidR="001F09CD" w:rsidRDefault="00D44AF3">
      <w:pPr>
        <w:rPr>
          <w:rFonts w:ascii="Times" w:hAnsi="Times"/>
          <w:sz w:val="20"/>
          <w:szCs w:val="20"/>
          <w:lang w:eastAsia="en-US"/>
        </w:rPr>
      </w:pPr>
      <w:r>
        <w:rPr>
          <w:rFonts w:ascii="Times" w:eastAsia="宋体" w:hAnsi="Times" w:cs="Times"/>
          <w:sz w:val="20"/>
          <w:szCs w:val="20"/>
          <w:lang w:eastAsia="zh-CN"/>
        </w:rPr>
        <w:t>The outputs</w:t>
      </w:r>
      <w:r>
        <w:rPr>
          <w:rFonts w:ascii="Times" w:hAnsi="Times"/>
          <w:sz w:val="20"/>
          <w:szCs w:val="20"/>
          <w:lang w:eastAsia="en-US"/>
        </w:rPr>
        <w:t xml:space="preserve"> send to the Server.</w:t>
      </w:r>
    </w:p>
    <w:p w14:paraId="741B5CAE" w14:textId="77777777" w:rsidR="001F09CD" w:rsidRDefault="00D44AF3">
      <w:pPr>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Result</w:t>
      </w:r>
      <w:r>
        <w:rPr>
          <w:rFonts w:ascii="Times" w:hAnsi="Times"/>
          <w:sz w:val="20"/>
          <w:szCs w:val="20"/>
          <w:lang w:eastAsia="en-US"/>
        </w:rPr>
        <w:t>: There outputs required, there are {value, room, hint}.</w:t>
      </w:r>
    </w:p>
    <w:p w14:paraId="58BF639D" w14:textId="77777777" w:rsidR="001F09CD" w:rsidRDefault="00D44AF3">
      <w:pPr>
        <w:rPr>
          <w:rFonts w:ascii="Times" w:hAnsi="Times"/>
          <w:sz w:val="20"/>
          <w:szCs w:val="20"/>
          <w:lang w:eastAsia="en-US"/>
        </w:rPr>
      </w:pPr>
      <w:r>
        <w:rPr>
          <w:rFonts w:ascii="Times" w:hAnsi="Times"/>
          <w:sz w:val="20"/>
          <w:szCs w:val="20"/>
          <w:lang w:eastAsia="en-US"/>
        </w:rPr>
        <w:t>{</w:t>
      </w:r>
    </w:p>
    <w:p w14:paraId="415D6729" w14:textId="77777777" w:rsidR="001F09CD" w:rsidRDefault="00D44AF3">
      <w:pPr>
        <w:ind w:firstLine="420"/>
        <w:rPr>
          <w:rFonts w:ascii="Times" w:hAnsi="Times"/>
          <w:sz w:val="20"/>
          <w:szCs w:val="20"/>
          <w:lang w:eastAsia="en-US"/>
        </w:rPr>
      </w:pPr>
      <w:r>
        <w:rPr>
          <w:rFonts w:ascii="Times" w:hAnsi="Times"/>
          <w:sz w:val="20"/>
          <w:szCs w:val="20"/>
          <w:lang w:eastAsia="en-US"/>
        </w:rPr>
        <w:t>*</w:t>
      </w:r>
      <w:r>
        <w:rPr>
          <w:rFonts w:ascii="Times" w:hAnsi="Times"/>
          <w:sz w:val="20"/>
          <w:szCs w:val="20"/>
          <w:u w:val="single"/>
          <w:lang w:eastAsia="en-US"/>
        </w:rPr>
        <w:t>value</w:t>
      </w:r>
      <w:r>
        <w:rPr>
          <w:rFonts w:ascii="Times" w:hAnsi="Times"/>
          <w:sz w:val="20"/>
          <w:szCs w:val="20"/>
          <w:lang w:eastAsia="en-US"/>
        </w:rPr>
        <w:t xml:space="preserve">: it is a string type whose value is in </w:t>
      </w:r>
      <w:proofErr w:type="gramStart"/>
      <w:r>
        <w:rPr>
          <w:rFonts w:ascii="Times" w:hAnsi="Times"/>
          <w:sz w:val="20"/>
          <w:szCs w:val="20"/>
          <w:lang w:eastAsia="en-US"/>
        </w:rPr>
        <w:t>set:{</w:t>
      </w:r>
      <w:proofErr w:type="gramEnd"/>
      <w:r>
        <w:rPr>
          <w:rFonts w:ascii="Times" w:hAnsi="Times"/>
          <w:sz w:val="20"/>
          <w:szCs w:val="20"/>
          <w:lang w:eastAsia="en-US"/>
        </w:rPr>
        <w:t>“open”, “close”, “null”, “exception”} . “open” means turn on the light, “close” means turn off the light, “null” means do nothing and “exception” means don’t change the light and send some error information to the Server.</w:t>
      </w:r>
    </w:p>
    <w:p w14:paraId="374B63AA" w14:textId="77777777" w:rsidR="001F09CD" w:rsidRDefault="00D44AF3">
      <w:pPr>
        <w:ind w:firstLine="420"/>
        <w:rPr>
          <w:rFonts w:ascii="Times" w:hAnsi="Times"/>
          <w:sz w:val="20"/>
          <w:szCs w:val="20"/>
          <w:u w:val="single"/>
          <w:lang w:eastAsia="zh-CN"/>
        </w:rPr>
      </w:pPr>
      <w:r>
        <w:rPr>
          <w:rFonts w:ascii="Times" w:hAnsi="Times"/>
          <w:sz w:val="20"/>
          <w:szCs w:val="20"/>
          <w:lang w:eastAsia="zh-CN"/>
        </w:rPr>
        <w:t>*</w:t>
      </w:r>
      <w:r>
        <w:rPr>
          <w:rFonts w:ascii="Times" w:hAnsi="Times"/>
          <w:sz w:val="20"/>
          <w:szCs w:val="20"/>
          <w:u w:val="single"/>
          <w:lang w:eastAsia="zh-CN"/>
        </w:rPr>
        <w:t>room:</w:t>
      </w:r>
      <w:r>
        <w:rPr>
          <w:rFonts w:ascii="Times" w:hAnsi="Times"/>
          <w:sz w:val="20"/>
          <w:szCs w:val="20"/>
          <w:lang w:eastAsia="en-US"/>
        </w:rPr>
        <w:t xml:space="preserve"> it is a numerical type that means the result for which room.</w:t>
      </w:r>
    </w:p>
    <w:p w14:paraId="623B4D71" w14:textId="77777777" w:rsidR="001F09CD" w:rsidRDefault="00D44AF3">
      <w:pPr>
        <w:ind w:firstLine="420"/>
        <w:rPr>
          <w:rFonts w:ascii="Times" w:hAnsi="Times"/>
          <w:sz w:val="20"/>
          <w:szCs w:val="20"/>
          <w:lang w:eastAsia="zh-CN"/>
        </w:rPr>
      </w:pPr>
      <w:r>
        <w:rPr>
          <w:rFonts w:ascii="Times" w:hAnsi="Times" w:hint="eastAsia"/>
          <w:sz w:val="20"/>
          <w:szCs w:val="20"/>
          <w:lang w:eastAsia="zh-CN"/>
        </w:rPr>
        <w:t>*</w:t>
      </w:r>
      <w:r>
        <w:rPr>
          <w:rFonts w:ascii="Times" w:hAnsi="Times"/>
          <w:sz w:val="20"/>
          <w:szCs w:val="20"/>
          <w:u w:val="single"/>
          <w:lang w:eastAsia="zh-CN"/>
        </w:rPr>
        <w:t>hint:</w:t>
      </w:r>
      <w:r>
        <w:rPr>
          <w:rFonts w:ascii="Times" w:hAnsi="Times"/>
          <w:sz w:val="20"/>
          <w:szCs w:val="20"/>
          <w:lang w:eastAsia="en-US"/>
        </w:rPr>
        <w:t xml:space="preserve"> it is a string </w:t>
      </w:r>
      <w:proofErr w:type="gramStart"/>
      <w:r>
        <w:rPr>
          <w:rFonts w:ascii="Times" w:hAnsi="Times"/>
          <w:sz w:val="20"/>
          <w:szCs w:val="20"/>
          <w:lang w:eastAsia="en-US"/>
        </w:rPr>
        <w:t>type,</w:t>
      </w:r>
      <w:proofErr w:type="gramEnd"/>
      <w:r>
        <w:rPr>
          <w:rFonts w:ascii="Times" w:hAnsi="Times"/>
          <w:sz w:val="20"/>
          <w:szCs w:val="20"/>
          <w:lang w:eastAsia="en-US"/>
        </w:rPr>
        <w:t xml:space="preserve"> the content is for explaining the result when intelligent control system reject the command.</w:t>
      </w:r>
    </w:p>
    <w:p w14:paraId="1816DC58" w14:textId="77777777" w:rsidR="001F09CD" w:rsidRDefault="00D44AF3">
      <w:pPr>
        <w:rPr>
          <w:rFonts w:ascii="Times" w:hAnsi="Times"/>
          <w:sz w:val="20"/>
          <w:szCs w:val="20"/>
          <w:lang w:eastAsia="en-US"/>
        </w:rPr>
      </w:pPr>
      <w:r>
        <w:rPr>
          <w:rFonts w:ascii="Times" w:hAnsi="Times" w:hint="eastAsia"/>
          <w:sz w:val="20"/>
          <w:szCs w:val="20"/>
          <w:lang w:eastAsia="en-US"/>
        </w:rPr>
        <w:t>}</w:t>
      </w:r>
    </w:p>
    <w:p w14:paraId="400FCBD9" w14:textId="77777777" w:rsidR="001F09CD" w:rsidRDefault="001F09CD">
      <w:pPr>
        <w:rPr>
          <w:rFonts w:ascii="Times" w:eastAsia="宋体" w:hAnsi="Times" w:cs="Times"/>
          <w:sz w:val="20"/>
          <w:szCs w:val="20"/>
          <w:lang w:eastAsia="zh-CN"/>
        </w:rPr>
      </w:pPr>
    </w:p>
    <w:p w14:paraId="390C204B"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The output of the database is provided to the server. The following table specifies the specific form of the output that will be provided to the server.</w:t>
      </w:r>
    </w:p>
    <w:tbl>
      <w:tblPr>
        <w:tblStyle w:val="af6"/>
        <w:tblW w:w="8926" w:type="dxa"/>
        <w:tblLayout w:type="fixed"/>
        <w:tblLook w:val="04A0" w:firstRow="1" w:lastRow="0" w:firstColumn="1" w:lastColumn="0" w:noHBand="0" w:noVBand="1"/>
      </w:tblPr>
      <w:tblGrid>
        <w:gridCol w:w="1210"/>
        <w:gridCol w:w="993"/>
        <w:gridCol w:w="6723"/>
      </w:tblGrid>
      <w:tr w:rsidR="001F09CD" w14:paraId="26A62E09"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13FBCA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25344F19"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w:t>
            </w:r>
          </w:p>
        </w:tc>
        <w:tc>
          <w:tcPr>
            <w:tcW w:w="6723" w:type="dxa"/>
            <w:tcBorders>
              <w:top w:val="single" w:sz="4" w:space="0" w:color="auto"/>
              <w:left w:val="single" w:sz="4" w:space="0" w:color="auto"/>
              <w:bottom w:val="single" w:sz="4" w:space="0" w:color="auto"/>
              <w:right w:val="single" w:sz="4" w:space="0" w:color="auto"/>
            </w:tcBorders>
            <w:vAlign w:val="center"/>
          </w:tcPr>
          <w:p w14:paraId="62CB270E"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Explanation</w:t>
            </w:r>
          </w:p>
        </w:tc>
      </w:tr>
      <w:tr w:rsidR="001F09CD" w14:paraId="0131F88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040E2F7"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UID</w:t>
            </w:r>
          </w:p>
        </w:tc>
        <w:tc>
          <w:tcPr>
            <w:tcW w:w="993" w:type="dxa"/>
            <w:tcBorders>
              <w:top w:val="single" w:sz="4" w:space="0" w:color="auto"/>
              <w:left w:val="single" w:sz="4" w:space="0" w:color="auto"/>
              <w:bottom w:val="single" w:sz="4" w:space="0" w:color="auto"/>
              <w:right w:val="single" w:sz="4" w:space="0" w:color="auto"/>
            </w:tcBorders>
            <w:vAlign w:val="center"/>
          </w:tcPr>
          <w:p w14:paraId="644FF372"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6A3B54D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UID is the user's account number,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1F09CD" w14:paraId="77E83917"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517E64C"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w:t>
            </w:r>
          </w:p>
        </w:tc>
        <w:tc>
          <w:tcPr>
            <w:tcW w:w="993" w:type="dxa"/>
            <w:tcBorders>
              <w:top w:val="single" w:sz="4" w:space="0" w:color="auto"/>
              <w:left w:val="single" w:sz="4" w:space="0" w:color="auto"/>
              <w:bottom w:val="single" w:sz="4" w:space="0" w:color="auto"/>
              <w:right w:val="single" w:sz="4" w:space="0" w:color="auto"/>
            </w:tcBorders>
            <w:vAlign w:val="center"/>
          </w:tcPr>
          <w:p w14:paraId="30EAE59A"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20]</w:t>
            </w:r>
          </w:p>
        </w:tc>
        <w:tc>
          <w:tcPr>
            <w:tcW w:w="6723" w:type="dxa"/>
            <w:tcBorders>
              <w:top w:val="single" w:sz="4" w:space="0" w:color="auto"/>
              <w:left w:val="single" w:sz="4" w:space="0" w:color="auto"/>
              <w:bottom w:val="single" w:sz="4" w:space="0" w:color="auto"/>
              <w:right w:val="single" w:sz="4" w:space="0" w:color="auto"/>
            </w:tcBorders>
            <w:vAlign w:val="center"/>
          </w:tcPr>
          <w:p w14:paraId="3E770ADB"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name is a string of up to 20 lengths representing the user name</w:t>
            </w:r>
          </w:p>
        </w:tc>
      </w:tr>
      <w:tr w:rsidR="001F09CD" w14:paraId="55E1F60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2E316C7"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password</w:t>
            </w:r>
          </w:p>
        </w:tc>
        <w:tc>
          <w:tcPr>
            <w:tcW w:w="993" w:type="dxa"/>
            <w:tcBorders>
              <w:top w:val="single" w:sz="4" w:space="0" w:color="auto"/>
              <w:left w:val="single" w:sz="4" w:space="0" w:color="auto"/>
              <w:bottom w:val="single" w:sz="4" w:space="0" w:color="auto"/>
              <w:right w:val="single" w:sz="4" w:space="0" w:color="auto"/>
            </w:tcBorders>
            <w:vAlign w:val="center"/>
          </w:tcPr>
          <w:p w14:paraId="7CED87A9"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Char[</w:t>
            </w:r>
            <w:proofErr w:type="gramEnd"/>
            <w:r>
              <w:rPr>
                <w:rFonts w:eastAsia="Times New Roman" w:cs="Helvetica"/>
                <w:color w:val="111111"/>
                <w:lang w:eastAsia="zh-CN"/>
              </w:rPr>
              <w:t>50]</w:t>
            </w:r>
          </w:p>
        </w:tc>
        <w:tc>
          <w:tcPr>
            <w:tcW w:w="6723" w:type="dxa"/>
            <w:tcBorders>
              <w:top w:val="single" w:sz="4" w:space="0" w:color="auto"/>
              <w:left w:val="single" w:sz="4" w:space="0" w:color="auto"/>
              <w:bottom w:val="single" w:sz="4" w:space="0" w:color="auto"/>
              <w:right w:val="single" w:sz="4" w:space="0" w:color="auto"/>
            </w:tcBorders>
            <w:vAlign w:val="center"/>
          </w:tcPr>
          <w:p w14:paraId="3F7A6784"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The password is to save the password of each user. It should be encrypted.</w:t>
            </w:r>
          </w:p>
        </w:tc>
      </w:tr>
      <w:tr w:rsidR="001F09CD" w14:paraId="58E6AD41"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8A7C0BB"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label</w:t>
            </w:r>
          </w:p>
        </w:tc>
        <w:tc>
          <w:tcPr>
            <w:tcW w:w="993" w:type="dxa"/>
            <w:tcBorders>
              <w:top w:val="single" w:sz="4" w:space="0" w:color="auto"/>
              <w:left w:val="single" w:sz="4" w:space="0" w:color="auto"/>
              <w:bottom w:val="single" w:sz="4" w:space="0" w:color="auto"/>
              <w:right w:val="single" w:sz="4" w:space="0" w:color="auto"/>
            </w:tcBorders>
            <w:vAlign w:val="center"/>
          </w:tcPr>
          <w:p w14:paraId="3699B880"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247D5ED"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label saves the attribute identification of each user, indicating that he is a student, teacher, or administrator account.</w:t>
            </w:r>
          </w:p>
        </w:tc>
      </w:tr>
      <w:tr w:rsidR="001F09CD" w14:paraId="4542358D"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24916D6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LID</w:t>
            </w:r>
          </w:p>
        </w:tc>
        <w:tc>
          <w:tcPr>
            <w:tcW w:w="993" w:type="dxa"/>
            <w:tcBorders>
              <w:top w:val="single" w:sz="4" w:space="0" w:color="auto"/>
              <w:left w:val="single" w:sz="4" w:space="0" w:color="auto"/>
              <w:bottom w:val="single" w:sz="4" w:space="0" w:color="auto"/>
              <w:right w:val="single" w:sz="4" w:space="0" w:color="auto"/>
            </w:tcBorders>
            <w:vAlign w:val="center"/>
          </w:tcPr>
          <w:p w14:paraId="7A1E091D"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6D50866F"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LID is the light's number in a room,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1F09CD" w14:paraId="075BD14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80D4B5A" w14:textId="77777777" w:rsidR="001F09CD" w:rsidRDefault="00D44AF3">
            <w:pPr>
              <w:pStyle w:val="ad"/>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5110691A"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7D9CE721" w14:textId="77777777" w:rsidR="001F09CD" w:rsidRDefault="00D44AF3">
            <w:pPr>
              <w:pStyle w:val="ad"/>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roomID</w:t>
            </w:r>
            <w:proofErr w:type="spellEnd"/>
            <w:r>
              <w:rPr>
                <w:rFonts w:eastAsia="Times New Roman" w:cs="Helvetica"/>
                <w:color w:val="111111"/>
                <w:lang w:eastAsia="zh-CN"/>
              </w:rPr>
              <w:t xml:space="preserve"> should be generated when adding rooms. They cannot be modified and they are different.</w:t>
            </w:r>
          </w:p>
        </w:tc>
      </w:tr>
      <w:tr w:rsidR="001F09CD" w14:paraId="510CD71B"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68786709"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State</w:t>
            </w:r>
          </w:p>
        </w:tc>
        <w:tc>
          <w:tcPr>
            <w:tcW w:w="993" w:type="dxa"/>
            <w:tcBorders>
              <w:top w:val="single" w:sz="4" w:space="0" w:color="auto"/>
              <w:left w:val="single" w:sz="4" w:space="0" w:color="auto"/>
              <w:bottom w:val="single" w:sz="4" w:space="0" w:color="auto"/>
              <w:right w:val="single" w:sz="4" w:space="0" w:color="auto"/>
            </w:tcBorders>
            <w:vAlign w:val="center"/>
          </w:tcPr>
          <w:p w14:paraId="6E15A0BB"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EC40551"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State is an integer that holds the state of the lamp on, off, or damaged</w:t>
            </w:r>
          </w:p>
        </w:tc>
      </w:tr>
      <w:tr w:rsidR="001F09CD" w14:paraId="4B6C35B3"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74A5091D" w14:textId="77777777" w:rsidR="001F09CD" w:rsidRDefault="00D44AF3">
            <w:pPr>
              <w:pStyle w:val="ad"/>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7A5B835C"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string</w:t>
            </w:r>
          </w:p>
        </w:tc>
        <w:tc>
          <w:tcPr>
            <w:tcW w:w="6723" w:type="dxa"/>
            <w:tcBorders>
              <w:top w:val="single" w:sz="4" w:space="0" w:color="auto"/>
              <w:left w:val="single" w:sz="4" w:space="0" w:color="auto"/>
              <w:bottom w:val="single" w:sz="4" w:space="0" w:color="auto"/>
              <w:right w:val="single" w:sz="4" w:space="0" w:color="auto"/>
            </w:tcBorders>
            <w:vAlign w:val="center"/>
          </w:tcPr>
          <w:p w14:paraId="23CB5AEF" w14:textId="77777777" w:rsidR="001F09CD" w:rsidRDefault="00D44AF3">
            <w:pPr>
              <w:pStyle w:val="ad"/>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SetTime</w:t>
            </w:r>
            <w:proofErr w:type="spellEnd"/>
            <w:r>
              <w:rPr>
                <w:rFonts w:eastAsia="Times New Roman" w:cs="Helvetica"/>
                <w:color w:val="111111"/>
                <w:lang w:eastAsia="zh-CN"/>
              </w:rPr>
              <w:t xml:space="preserve"> represents the installation time of the bulb, which should be a string limited to </w:t>
            </w:r>
            <w:proofErr w:type="spellStart"/>
            <w:r>
              <w:rPr>
                <w:rFonts w:eastAsia="Times New Roman" w:cs="Helvetica"/>
                <w:color w:val="111111"/>
                <w:lang w:eastAsia="zh-CN"/>
              </w:rPr>
              <w:t>yyyy</w:t>
            </w:r>
            <w:proofErr w:type="spellEnd"/>
            <w:r>
              <w:rPr>
                <w:rFonts w:eastAsia="Times New Roman" w:cs="Helvetica"/>
                <w:color w:val="111111"/>
                <w:lang w:eastAsia="zh-CN"/>
              </w:rPr>
              <w:t>-mm-dd format</w:t>
            </w:r>
          </w:p>
        </w:tc>
      </w:tr>
      <w:tr w:rsidR="001F09CD" w14:paraId="309EE39C"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154FAAF"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Life</w:t>
            </w:r>
          </w:p>
        </w:tc>
        <w:tc>
          <w:tcPr>
            <w:tcW w:w="993" w:type="dxa"/>
            <w:tcBorders>
              <w:top w:val="single" w:sz="4" w:space="0" w:color="auto"/>
              <w:left w:val="single" w:sz="4" w:space="0" w:color="auto"/>
              <w:bottom w:val="single" w:sz="4" w:space="0" w:color="auto"/>
              <w:right w:val="single" w:sz="4" w:space="0" w:color="auto"/>
            </w:tcBorders>
            <w:vAlign w:val="center"/>
          </w:tcPr>
          <w:p w14:paraId="0421B936"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CCAF17C"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Life is an integer representing the life of a light bulb in hours</w:t>
            </w:r>
          </w:p>
        </w:tc>
      </w:tr>
      <w:tr w:rsidR="001F09CD" w14:paraId="1BC7B478"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A8EAF09"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SID</w:t>
            </w:r>
          </w:p>
        </w:tc>
        <w:tc>
          <w:tcPr>
            <w:tcW w:w="993" w:type="dxa"/>
            <w:tcBorders>
              <w:top w:val="single" w:sz="4" w:space="0" w:color="auto"/>
              <w:left w:val="single" w:sz="4" w:space="0" w:color="auto"/>
              <w:bottom w:val="single" w:sz="4" w:space="0" w:color="auto"/>
              <w:right w:val="single" w:sz="4" w:space="0" w:color="auto"/>
            </w:tcBorders>
            <w:vAlign w:val="center"/>
          </w:tcPr>
          <w:p w14:paraId="2EDDE488"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1194FD57"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SID is the number of </w:t>
            </w:r>
            <w:proofErr w:type="gramStart"/>
            <w:r>
              <w:rPr>
                <w:rFonts w:eastAsia="Times New Roman" w:cs="Helvetica"/>
                <w:color w:val="111111"/>
                <w:lang w:eastAsia="zh-CN"/>
              </w:rPr>
              <w:t>sensor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1F09CD" w14:paraId="5FE6DFB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7632C78"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lastRenderedPageBreak/>
              <w:t>Type</w:t>
            </w:r>
          </w:p>
        </w:tc>
        <w:tc>
          <w:tcPr>
            <w:tcW w:w="993" w:type="dxa"/>
            <w:tcBorders>
              <w:top w:val="single" w:sz="4" w:space="0" w:color="auto"/>
              <w:left w:val="single" w:sz="4" w:space="0" w:color="auto"/>
              <w:bottom w:val="single" w:sz="4" w:space="0" w:color="auto"/>
              <w:right w:val="single" w:sz="4" w:space="0" w:color="auto"/>
            </w:tcBorders>
            <w:vAlign w:val="center"/>
          </w:tcPr>
          <w:p w14:paraId="12ADDF5F"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335F08F1"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Type is an integer describing the type of sensor</w:t>
            </w:r>
          </w:p>
        </w:tc>
      </w:tr>
      <w:tr w:rsidR="001F09CD" w14:paraId="68B548D0"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3720507C" w14:textId="77777777" w:rsidR="001F09CD" w:rsidRDefault="00D44AF3">
            <w:pPr>
              <w:pStyle w:val="ad"/>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6DBC6DF3"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70D2F95D" w14:textId="77777777" w:rsidR="001F09CD" w:rsidRDefault="00D44AF3">
            <w:pPr>
              <w:pStyle w:val="ad"/>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Lightnum</w:t>
            </w:r>
            <w:proofErr w:type="spellEnd"/>
            <w:r>
              <w:rPr>
                <w:rFonts w:eastAsia="Times New Roman" w:cs="Helvetica"/>
                <w:color w:val="111111"/>
                <w:lang w:eastAsia="zh-CN"/>
              </w:rPr>
              <w:t xml:space="preserve"> is an integer describing the number of bulbs in a room</w:t>
            </w:r>
          </w:p>
        </w:tc>
      </w:tr>
      <w:tr w:rsidR="001F09CD" w14:paraId="353D89B6"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0DB74049" w14:textId="77777777" w:rsidR="001F09CD" w:rsidRDefault="00D44AF3">
            <w:pPr>
              <w:pStyle w:val="ad"/>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p>
        </w:tc>
        <w:tc>
          <w:tcPr>
            <w:tcW w:w="993" w:type="dxa"/>
            <w:tcBorders>
              <w:top w:val="single" w:sz="4" w:space="0" w:color="auto"/>
              <w:left w:val="single" w:sz="4" w:space="0" w:color="auto"/>
              <w:bottom w:val="single" w:sz="4" w:space="0" w:color="auto"/>
              <w:right w:val="single" w:sz="4" w:space="0" w:color="auto"/>
            </w:tcBorders>
            <w:vAlign w:val="center"/>
          </w:tcPr>
          <w:p w14:paraId="4A29F980"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47557A31" w14:textId="77777777" w:rsidR="001F09CD" w:rsidRDefault="00D44AF3">
            <w:pPr>
              <w:pStyle w:val="ad"/>
              <w:spacing w:before="0" w:beforeAutospacing="0" w:after="0" w:afterAutospacing="0"/>
              <w:rPr>
                <w:rFonts w:eastAsia="Times New Roman" w:cs="Helvetica"/>
                <w:color w:val="111111"/>
                <w:lang w:eastAsia="zh-CN"/>
              </w:rPr>
            </w:pPr>
            <w:proofErr w:type="spellStart"/>
            <w:r>
              <w:rPr>
                <w:rFonts w:eastAsia="Times New Roman" w:cs="Helvetica"/>
                <w:color w:val="111111"/>
                <w:lang w:eastAsia="zh-CN"/>
              </w:rPr>
              <w:t>sensornum</w:t>
            </w:r>
            <w:proofErr w:type="spellEnd"/>
            <w:r>
              <w:rPr>
                <w:rFonts w:eastAsia="Times New Roman" w:cs="Helvetica"/>
                <w:color w:val="111111"/>
                <w:lang w:eastAsia="zh-CN"/>
              </w:rPr>
              <w:t xml:space="preserve"> is an integer describing the number of sensors in a room</w:t>
            </w:r>
          </w:p>
        </w:tc>
      </w:tr>
      <w:tr w:rsidR="001F09CD" w14:paraId="16E7E87B"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14D8D1C7"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AID</w:t>
            </w:r>
          </w:p>
        </w:tc>
        <w:tc>
          <w:tcPr>
            <w:tcW w:w="993" w:type="dxa"/>
            <w:tcBorders>
              <w:top w:val="single" w:sz="4" w:space="0" w:color="auto"/>
              <w:left w:val="single" w:sz="4" w:space="0" w:color="auto"/>
              <w:bottom w:val="single" w:sz="4" w:space="0" w:color="auto"/>
              <w:right w:val="single" w:sz="4" w:space="0" w:color="auto"/>
            </w:tcBorders>
            <w:vAlign w:val="center"/>
          </w:tcPr>
          <w:p w14:paraId="5CF47DC8"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Int[</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2A8A4E3B"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 xml:space="preserve">AID is the number of </w:t>
            </w:r>
            <w:proofErr w:type="gramStart"/>
            <w:r>
              <w:rPr>
                <w:rFonts w:eastAsia="Times New Roman" w:cs="Helvetica"/>
                <w:color w:val="111111"/>
                <w:lang w:eastAsia="zh-CN"/>
              </w:rPr>
              <w:t>actuator</w:t>
            </w:r>
            <w:proofErr w:type="gramEnd"/>
            <w:r>
              <w:rPr>
                <w:rFonts w:eastAsia="Times New Roman" w:cs="Helvetica"/>
                <w:color w:val="111111"/>
                <w:lang w:eastAsia="zh-CN"/>
              </w:rPr>
              <w:t xml:space="preserve">, which is an integer less than </w:t>
            </w:r>
            <w:proofErr w:type="spellStart"/>
            <w:r>
              <w:rPr>
                <w:rFonts w:eastAsia="Times New Roman" w:cs="Helvetica"/>
                <w:color w:val="111111"/>
                <w:lang w:eastAsia="zh-CN"/>
              </w:rPr>
              <w:t>max_int</w:t>
            </w:r>
            <w:proofErr w:type="spellEnd"/>
            <w:r>
              <w:rPr>
                <w:rFonts w:eastAsia="Times New Roman" w:cs="Helvetica"/>
                <w:color w:val="111111"/>
                <w:lang w:eastAsia="zh-CN"/>
              </w:rPr>
              <w:t>.</w:t>
            </w:r>
          </w:p>
        </w:tc>
      </w:tr>
      <w:tr w:rsidR="001F09CD" w14:paraId="2635A431" w14:textId="77777777">
        <w:trPr>
          <w:trHeight w:val="460"/>
        </w:trPr>
        <w:tc>
          <w:tcPr>
            <w:tcW w:w="1210" w:type="dxa"/>
            <w:tcBorders>
              <w:top w:val="single" w:sz="4" w:space="0" w:color="auto"/>
              <w:left w:val="single" w:sz="4" w:space="0" w:color="auto"/>
              <w:bottom w:val="single" w:sz="4" w:space="0" w:color="auto"/>
              <w:right w:val="single" w:sz="4" w:space="0" w:color="auto"/>
            </w:tcBorders>
            <w:vAlign w:val="center"/>
          </w:tcPr>
          <w:p w14:paraId="59CE6F41"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Flag</w:t>
            </w:r>
          </w:p>
        </w:tc>
        <w:tc>
          <w:tcPr>
            <w:tcW w:w="993" w:type="dxa"/>
            <w:tcBorders>
              <w:top w:val="single" w:sz="4" w:space="0" w:color="auto"/>
              <w:left w:val="single" w:sz="4" w:space="0" w:color="auto"/>
              <w:bottom w:val="single" w:sz="4" w:space="0" w:color="auto"/>
              <w:right w:val="single" w:sz="4" w:space="0" w:color="auto"/>
            </w:tcBorders>
            <w:vAlign w:val="center"/>
          </w:tcPr>
          <w:p w14:paraId="5F8EEFC5" w14:textId="77777777" w:rsidR="001F09CD" w:rsidRDefault="00D44AF3">
            <w:pPr>
              <w:pStyle w:val="ad"/>
              <w:spacing w:before="0" w:beforeAutospacing="0" w:after="0" w:afterAutospacing="0"/>
              <w:rPr>
                <w:rFonts w:eastAsia="Times New Roman" w:cs="Helvetica"/>
                <w:color w:val="111111"/>
                <w:lang w:eastAsia="zh-CN"/>
              </w:rPr>
            </w:pPr>
            <w:proofErr w:type="gramStart"/>
            <w:r>
              <w:rPr>
                <w:rFonts w:eastAsia="Times New Roman" w:cs="Helvetica"/>
                <w:color w:val="111111"/>
                <w:lang w:eastAsia="zh-CN"/>
              </w:rPr>
              <w:t>Bool[</w:t>
            </w:r>
            <w:proofErr w:type="gramEnd"/>
            <w:r>
              <w:rPr>
                <w:rFonts w:eastAsia="Times New Roman" w:cs="Helvetica"/>
                <w:color w:val="111111"/>
                <w:lang w:eastAsia="zh-CN"/>
              </w:rPr>
              <w:t>1]</w:t>
            </w:r>
          </w:p>
        </w:tc>
        <w:tc>
          <w:tcPr>
            <w:tcW w:w="6723" w:type="dxa"/>
            <w:tcBorders>
              <w:top w:val="single" w:sz="4" w:space="0" w:color="auto"/>
              <w:left w:val="single" w:sz="4" w:space="0" w:color="auto"/>
              <w:bottom w:val="single" w:sz="4" w:space="0" w:color="auto"/>
              <w:right w:val="single" w:sz="4" w:space="0" w:color="auto"/>
            </w:tcBorders>
            <w:vAlign w:val="center"/>
          </w:tcPr>
          <w:p w14:paraId="09914CA2" w14:textId="77777777" w:rsidR="001F09CD" w:rsidRDefault="00D44AF3">
            <w:pPr>
              <w:pStyle w:val="ad"/>
              <w:spacing w:before="0" w:beforeAutospacing="0" w:after="0" w:afterAutospacing="0"/>
              <w:rPr>
                <w:rFonts w:eastAsia="Times New Roman" w:cs="Helvetica"/>
                <w:color w:val="111111"/>
                <w:lang w:eastAsia="zh-CN"/>
              </w:rPr>
            </w:pPr>
            <w:r>
              <w:rPr>
                <w:rFonts w:eastAsia="Times New Roman" w:cs="Helvetica"/>
                <w:color w:val="111111"/>
                <w:lang w:eastAsia="zh-CN"/>
              </w:rPr>
              <w:t>Flag is a flag indicating whether the operation on the database is successful</w:t>
            </w:r>
          </w:p>
        </w:tc>
      </w:tr>
    </w:tbl>
    <w:p w14:paraId="72E8AE42" w14:textId="77777777" w:rsidR="001F09CD" w:rsidRDefault="001F09CD">
      <w:pPr>
        <w:rPr>
          <w:rFonts w:ascii="Times" w:eastAsia="宋体" w:hAnsi="Times" w:cs="Times"/>
          <w:sz w:val="20"/>
          <w:szCs w:val="20"/>
          <w:lang w:eastAsia="zh-CN"/>
        </w:rPr>
      </w:pPr>
    </w:p>
    <w:p w14:paraId="63721E99" w14:textId="77777777" w:rsidR="001F09CD" w:rsidRDefault="00D44AF3">
      <w:pPr>
        <w:spacing w:before="100" w:beforeAutospacing="1" w:after="100" w:afterAutospacing="1"/>
        <w:outlineLvl w:val="2"/>
        <w:rPr>
          <w:rFonts w:ascii="Times" w:eastAsia="Times New Roman" w:hAnsi="Times" w:cs="Times New Roman"/>
          <w:b/>
          <w:bCs/>
          <w:sz w:val="27"/>
          <w:szCs w:val="27"/>
          <w:lang w:eastAsia="en-US"/>
        </w:rPr>
      </w:pPr>
      <w:r>
        <w:rPr>
          <w:rFonts w:ascii="Times" w:eastAsia="Times New Roman" w:hAnsi="Times" w:cs="Times New Roman"/>
          <w:b/>
          <w:bCs/>
          <w:sz w:val="27"/>
          <w:szCs w:val="27"/>
          <w:lang w:eastAsia="en-US"/>
        </w:rPr>
        <w:t>3.5 Detailed Output Behavior for Developer</w:t>
      </w:r>
    </w:p>
    <w:p w14:paraId="2C0CC0E7"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The database provides various access interfaces to the server. This section details the capabilities of these interfaces and their possible output formats.</w:t>
      </w:r>
    </w:p>
    <w:p w14:paraId="00513849"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 query the corresponding account information according to the user UID</w:t>
      </w:r>
    </w:p>
    <w:p w14:paraId="46E8FE3E"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client-database with UID as the primary key. </w:t>
      </w:r>
    </w:p>
    <w:p w14:paraId="736E736D"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user of UID does not exist in the database, return null.</w:t>
      </w:r>
    </w:p>
    <w:p w14:paraId="6F4F2231"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49DFACE8"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Function2: </w:t>
      </w:r>
      <w:r>
        <w:rPr>
          <w:rFonts w:ascii="Times" w:hAnsi="Times" w:cs="Times New Roman"/>
          <w:sz w:val="20"/>
          <w:szCs w:val="20"/>
          <w:lang w:eastAsia="en-US"/>
        </w:rPr>
        <w:tab/>
        <w:t xml:space="preserve">query the light information according to LID and </w:t>
      </w:r>
      <w:proofErr w:type="spellStart"/>
      <w:r>
        <w:rPr>
          <w:rFonts w:ascii="Times" w:hAnsi="Times" w:cs="Times New Roman"/>
          <w:sz w:val="20"/>
          <w:szCs w:val="20"/>
          <w:lang w:eastAsia="en-US"/>
        </w:rPr>
        <w:t>roomID</w:t>
      </w:r>
      <w:proofErr w:type="spellEnd"/>
    </w:p>
    <w:p w14:paraId="24F92AE8"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light-database with LID and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05EFCBF8"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light of SID does not exist in the database, return null.</w:t>
      </w:r>
    </w:p>
    <w:p w14:paraId="5B7099B9"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light exists, return the output value.</w:t>
      </w:r>
    </w:p>
    <w:p w14:paraId="09C623A1"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Function3: query light information in a room through </w:t>
      </w:r>
      <w:proofErr w:type="spellStart"/>
      <w:r>
        <w:rPr>
          <w:rFonts w:ascii="Times" w:hAnsi="Times" w:cs="Times New Roman"/>
          <w:sz w:val="20"/>
          <w:szCs w:val="20"/>
          <w:lang w:eastAsia="en-US"/>
        </w:rPr>
        <w:t>roomID</w:t>
      </w:r>
      <w:proofErr w:type="spellEnd"/>
    </w:p>
    <w:p w14:paraId="11518DAA"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Query the information of all the bulbs in the database whose room number equals the query value</w:t>
      </w:r>
    </w:p>
    <w:p w14:paraId="00B472C0"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light bulb has the same room number as the query value, return empty.</w:t>
      </w:r>
    </w:p>
    <w:p w14:paraId="25A2E7E0"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light bulb information with room number equal to query value.</w:t>
      </w:r>
    </w:p>
    <w:p w14:paraId="75A631B9"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Function4: query the sensor information according to the sensor SID</w:t>
      </w:r>
    </w:p>
    <w:p w14:paraId="03CE7824"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sensor-database with SID as the primary key. </w:t>
      </w:r>
    </w:p>
    <w:p w14:paraId="22E3A491"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sensor of SID does not exist in the database, return null.</w:t>
      </w:r>
    </w:p>
    <w:p w14:paraId="122D1DF4"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sensor exists, return the output value.</w:t>
      </w:r>
    </w:p>
    <w:p w14:paraId="67E2D3DC"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Function5: query sensor information in a room through </w:t>
      </w:r>
      <w:proofErr w:type="spellStart"/>
      <w:r>
        <w:rPr>
          <w:rFonts w:ascii="Times" w:hAnsi="Times" w:cs="Times New Roman"/>
          <w:sz w:val="20"/>
          <w:szCs w:val="20"/>
          <w:lang w:eastAsia="en-US"/>
        </w:rPr>
        <w:t>roomID</w:t>
      </w:r>
      <w:proofErr w:type="spellEnd"/>
    </w:p>
    <w:p w14:paraId="03E67DEF"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Query the information of all the bulbs in the database whose room number equals the query value</w:t>
      </w:r>
    </w:p>
    <w:p w14:paraId="3C79F997"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no sensor with room number equal to the query value is found in the database, return empty</w:t>
      </w:r>
    </w:p>
    <w:p w14:paraId="2E68DF70"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cases, list all sensors information with room number equal to query value.</w:t>
      </w:r>
    </w:p>
    <w:p w14:paraId="08508D67"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 xml:space="preserve">Function6: query room information by </w:t>
      </w:r>
      <w:proofErr w:type="spellStart"/>
      <w:r>
        <w:rPr>
          <w:rFonts w:ascii="Times" w:hAnsi="Times" w:cs="Times New Roman"/>
          <w:sz w:val="20"/>
          <w:szCs w:val="20"/>
          <w:lang w:eastAsia="en-US"/>
        </w:rPr>
        <w:t>roomID</w:t>
      </w:r>
      <w:proofErr w:type="spellEnd"/>
    </w:p>
    <w:p w14:paraId="154D675C"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5582FE1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 If the user of </w:t>
      </w:r>
      <w:proofErr w:type="spellStart"/>
      <w:r>
        <w:rPr>
          <w:rFonts w:ascii="Times" w:hAnsi="Times" w:cs="Times New Roman"/>
          <w:sz w:val="20"/>
          <w:szCs w:val="20"/>
          <w:lang w:eastAsia="en-US"/>
        </w:rPr>
        <w:t>rommID</w:t>
      </w:r>
      <w:proofErr w:type="spellEnd"/>
      <w:r>
        <w:rPr>
          <w:rFonts w:ascii="Times" w:hAnsi="Times" w:cs="Times New Roman"/>
          <w:sz w:val="20"/>
          <w:szCs w:val="20"/>
          <w:lang w:eastAsia="en-US"/>
        </w:rPr>
        <w:t xml:space="preserve"> does not exist in the database, return null.</w:t>
      </w:r>
    </w:p>
    <w:p w14:paraId="1D5A0DF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user exists, return the output value.</w:t>
      </w:r>
    </w:p>
    <w:p w14:paraId="22D5DE19"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Function7: list all the rooms</w:t>
      </w:r>
    </w:p>
    <w:p w14:paraId="01B62F1E"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no </w:t>
      </w:r>
      <w:proofErr w:type="spellStart"/>
      <w:r>
        <w:rPr>
          <w:rFonts w:ascii="Times" w:hAnsi="Times" w:cs="Times New Roman"/>
          <w:sz w:val="20"/>
          <w:szCs w:val="20"/>
          <w:lang w:eastAsia="en-US"/>
        </w:rPr>
        <w:t>iuput</w:t>
      </w:r>
      <w:proofErr w:type="spellEnd"/>
    </w:p>
    <w:p w14:paraId="453A30B2"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output: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w:t>
      </w:r>
      <w:proofErr w:type="gramStart"/>
      <w:r>
        <w:rPr>
          <w:rFonts w:ascii="Times" w:hAnsi="Times" w:cs="Times New Roman"/>
          <w:sz w:val="20"/>
          <w:szCs w:val="20"/>
          <w:lang w:eastAsia="en-US"/>
        </w:rPr>
        <w:t>int[</w:t>
      </w:r>
      <w:proofErr w:type="gramEnd"/>
      <w:r>
        <w:rPr>
          <w:rFonts w:ascii="Times" w:hAnsi="Times" w:cs="Times New Roman"/>
          <w:sz w:val="20"/>
          <w:szCs w:val="20"/>
          <w:lang w:eastAsia="en-US"/>
        </w:rPr>
        <w:t xml:space="preserve">1]), </w:t>
      </w:r>
      <w:proofErr w:type="spellStart"/>
      <w:r>
        <w:rPr>
          <w:rFonts w:ascii="Times" w:hAnsi="Times" w:cs="Times New Roman"/>
          <w:sz w:val="20"/>
          <w:szCs w:val="20"/>
          <w:lang w:eastAsia="en-US"/>
        </w:rPr>
        <w:t>lightnum</w:t>
      </w:r>
      <w:proofErr w:type="spellEnd"/>
      <w:r>
        <w:rPr>
          <w:rFonts w:ascii="Times" w:hAnsi="Times" w:cs="Times New Roman"/>
          <w:sz w:val="20"/>
          <w:szCs w:val="20"/>
          <w:lang w:eastAsia="en-US"/>
        </w:rPr>
        <w:t xml:space="preserve">(int[1]), </w:t>
      </w:r>
      <w:proofErr w:type="spellStart"/>
      <w:r>
        <w:rPr>
          <w:rFonts w:ascii="Times" w:hAnsi="Times" w:cs="Times New Roman"/>
          <w:sz w:val="20"/>
          <w:szCs w:val="20"/>
          <w:lang w:eastAsia="en-US"/>
        </w:rPr>
        <w:t>sensornum</w:t>
      </w:r>
      <w:proofErr w:type="spellEnd"/>
      <w:r>
        <w:rPr>
          <w:rFonts w:ascii="Times" w:hAnsi="Times" w:cs="Times New Roman"/>
          <w:sz w:val="20"/>
          <w:szCs w:val="20"/>
          <w:lang w:eastAsia="en-US"/>
        </w:rPr>
        <w:t>(int[1])</w:t>
      </w:r>
    </w:p>
    <w:p w14:paraId="646AE93E"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7482D26D"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Traverse the room database and output all information. </w:t>
      </w:r>
    </w:p>
    <w:p w14:paraId="59CF96CF"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database is empty, return null.</w:t>
      </w:r>
    </w:p>
    <w:p w14:paraId="0BD95CBE"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Output all information of the room database.</w:t>
      </w:r>
    </w:p>
    <w:p w14:paraId="2CC79AD3"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Function8: query the sensor information based on the actuator AID</w:t>
      </w:r>
    </w:p>
    <w:p w14:paraId="008B542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actuator with AID as the primary key. </w:t>
      </w:r>
    </w:p>
    <w:p w14:paraId="7C289BFB"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actuator of AID does not exist in the database, return null.</w:t>
      </w:r>
    </w:p>
    <w:p w14:paraId="3CF4EC6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driver exists, return the output value.</w:t>
      </w:r>
    </w:p>
    <w:p w14:paraId="1B1D6F41"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Function9: add/remove/modify a light</w:t>
      </w:r>
    </w:p>
    <w:p w14:paraId="5341C98F"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and the LID as the primary key to query the light-database.</w:t>
      </w:r>
    </w:p>
    <w:p w14:paraId="1DDE4E97"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1.If the room </w:t>
      </w:r>
      <w:proofErr w:type="spellStart"/>
      <w:r>
        <w:rPr>
          <w:rFonts w:ascii="Times" w:hAnsi="Times" w:cs="Times New Roman"/>
          <w:sz w:val="20"/>
          <w:szCs w:val="20"/>
          <w:lang w:eastAsia="en-US"/>
        </w:rPr>
        <w:t>dose</w:t>
      </w:r>
      <w:proofErr w:type="spellEnd"/>
      <w:r>
        <w:rPr>
          <w:rFonts w:ascii="Times" w:hAnsi="Times" w:cs="Times New Roman"/>
          <w:sz w:val="20"/>
          <w:szCs w:val="20"/>
          <w:lang w:eastAsia="en-US"/>
        </w:rPr>
        <w:t xml:space="preserve"> not exist, the flag is false.</w:t>
      </w:r>
      <w:r>
        <w:rPr>
          <w:rFonts w:ascii="Times" w:hAnsi="Times" w:cs="Times New Roman"/>
          <w:sz w:val="20"/>
          <w:szCs w:val="20"/>
          <w:lang w:eastAsia="en-US"/>
        </w:rPr>
        <w:tab/>
      </w:r>
    </w:p>
    <w:p w14:paraId="7479AFF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2.If the LID in the room has exist, the flag is false.</w:t>
      </w:r>
    </w:p>
    <w:p w14:paraId="7B5FE6D9"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2928107D"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Function10: add/delete/modify a room</w:t>
      </w:r>
    </w:p>
    <w:p w14:paraId="010D566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Query the room-database with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w:t>
      </w:r>
    </w:p>
    <w:p w14:paraId="77B8F386"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lastRenderedPageBreak/>
        <w:t xml:space="preserve">1.If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has already exist </w:t>
      </w:r>
      <w:r>
        <w:rPr>
          <w:rFonts w:ascii="Times" w:hAnsi="Times" w:cs="Times New Roman" w:hint="eastAsia"/>
          <w:sz w:val="20"/>
          <w:szCs w:val="20"/>
          <w:lang w:eastAsia="en-US"/>
        </w:rPr>
        <w:t>，</w:t>
      </w:r>
      <w:r>
        <w:rPr>
          <w:rFonts w:ascii="Times" w:hAnsi="Times" w:cs="Times New Roman"/>
          <w:sz w:val="20"/>
          <w:szCs w:val="20"/>
          <w:lang w:eastAsia="en-US"/>
        </w:rPr>
        <w:t>the flag is false.</w:t>
      </w:r>
      <w:r>
        <w:rPr>
          <w:rFonts w:ascii="Times" w:hAnsi="Times" w:cs="Times New Roman"/>
          <w:sz w:val="20"/>
          <w:szCs w:val="20"/>
          <w:lang w:eastAsia="en-US"/>
        </w:rPr>
        <w:tab/>
      </w:r>
    </w:p>
    <w:p w14:paraId="0D6365C7"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2 Else the flag is true </w:t>
      </w:r>
    </w:p>
    <w:p w14:paraId="39443951"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Fuction11: add/remove/modify a sensor</w:t>
      </w:r>
    </w:p>
    <w:p w14:paraId="0957B0D8"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SID as the primary key to query the light-database.</w:t>
      </w:r>
    </w:p>
    <w:p w14:paraId="04280ED6"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1.If the room does not exist, the flag is false.</w:t>
      </w:r>
      <w:r>
        <w:rPr>
          <w:rFonts w:ascii="Times" w:hAnsi="Times" w:cs="Times New Roman"/>
          <w:sz w:val="20"/>
          <w:szCs w:val="20"/>
          <w:lang w:eastAsia="en-US"/>
        </w:rPr>
        <w:tab/>
      </w:r>
    </w:p>
    <w:p w14:paraId="0FCDDC58"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SID in the room has exist, the flag is false.</w:t>
      </w:r>
    </w:p>
    <w:p w14:paraId="678AE313"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56363834"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Fuction12: add/delete/modify an actuator</w:t>
      </w:r>
    </w:p>
    <w:p w14:paraId="7916F6B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First use the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 xml:space="preserve"> as the primary key to query the room-database, and then use the room number and the AID as the primary key to query the light-database.</w:t>
      </w:r>
    </w:p>
    <w:p w14:paraId="01046DF5"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room does not exist, the flag is false.</w:t>
      </w:r>
      <w:r>
        <w:rPr>
          <w:rFonts w:ascii="Times" w:hAnsi="Times" w:cs="Times New Roman"/>
          <w:sz w:val="20"/>
          <w:szCs w:val="20"/>
          <w:lang w:eastAsia="en-US"/>
        </w:rPr>
        <w:tab/>
      </w:r>
    </w:p>
    <w:p w14:paraId="21FAF399"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If the AID in the room has exist, the flag is false.</w:t>
      </w:r>
    </w:p>
    <w:p w14:paraId="335FF2C6"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 xml:space="preserve">3. Else the flag is true. </w:t>
      </w:r>
    </w:p>
    <w:p w14:paraId="02F17222" w14:textId="77777777" w:rsidR="001F09CD" w:rsidRDefault="00D44AF3">
      <w:pPr>
        <w:pStyle w:val="31"/>
        <w:numPr>
          <w:ilvl w:val="0"/>
          <w:numId w:val="4"/>
        </w:numPr>
        <w:spacing w:before="100" w:beforeAutospacing="1" w:after="100" w:afterAutospacing="1"/>
        <w:ind w:firstLineChars="0"/>
        <w:rPr>
          <w:rFonts w:ascii="Times" w:hAnsi="Times" w:cs="Times New Roman"/>
          <w:sz w:val="20"/>
          <w:szCs w:val="20"/>
          <w:lang w:eastAsia="en-US"/>
        </w:rPr>
      </w:pPr>
      <w:r>
        <w:rPr>
          <w:rFonts w:ascii="Times" w:hAnsi="Times" w:cs="Times New Roman"/>
          <w:sz w:val="20"/>
          <w:szCs w:val="20"/>
          <w:lang w:eastAsia="en-US"/>
        </w:rPr>
        <w:t>Fuction13: add/delete/modify a user</w:t>
      </w:r>
    </w:p>
    <w:p w14:paraId="03B4362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xml:space="preserve">input: </w:t>
      </w:r>
      <w:proofErr w:type="gramStart"/>
      <w:r>
        <w:rPr>
          <w:rFonts w:ascii="Times" w:hAnsi="Times" w:cs="Times New Roman"/>
          <w:sz w:val="20"/>
          <w:szCs w:val="20"/>
          <w:lang w:eastAsia="en-US"/>
        </w:rPr>
        <w:t>SID(</w:t>
      </w:r>
      <w:proofErr w:type="gramEnd"/>
      <w:r>
        <w:rPr>
          <w:rFonts w:ascii="Times" w:hAnsi="Times" w:cs="Times New Roman"/>
          <w:sz w:val="20"/>
          <w:szCs w:val="20"/>
          <w:lang w:eastAsia="en-US"/>
        </w:rPr>
        <w:t xml:space="preserve">int[1]), </w:t>
      </w:r>
      <w:proofErr w:type="spellStart"/>
      <w:r>
        <w:rPr>
          <w:rFonts w:ascii="Times" w:hAnsi="Times" w:cs="Times New Roman"/>
          <w:sz w:val="20"/>
          <w:szCs w:val="20"/>
          <w:lang w:eastAsia="en-US"/>
        </w:rPr>
        <w:t>roomID</w:t>
      </w:r>
      <w:proofErr w:type="spellEnd"/>
      <w:r>
        <w:rPr>
          <w:rFonts w:ascii="Times" w:hAnsi="Times" w:cs="Times New Roman"/>
          <w:sz w:val="20"/>
          <w:szCs w:val="20"/>
          <w:lang w:eastAsia="en-US"/>
        </w:rPr>
        <w:t>(int[1])</w:t>
      </w:r>
    </w:p>
    <w:p w14:paraId="338EC71C"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output: flag(</w:t>
      </w:r>
      <w:proofErr w:type="gramStart"/>
      <w:r>
        <w:rPr>
          <w:rFonts w:ascii="Times" w:hAnsi="Times" w:cs="Times New Roman"/>
          <w:sz w:val="20"/>
          <w:szCs w:val="20"/>
          <w:lang w:eastAsia="en-US"/>
        </w:rPr>
        <w:t>bool[</w:t>
      </w:r>
      <w:proofErr w:type="gramEnd"/>
      <w:r>
        <w:rPr>
          <w:rFonts w:ascii="Times" w:hAnsi="Times" w:cs="Times New Roman"/>
          <w:sz w:val="20"/>
          <w:szCs w:val="20"/>
          <w:lang w:eastAsia="en-US"/>
        </w:rPr>
        <w:t>1])</w:t>
      </w:r>
    </w:p>
    <w:p w14:paraId="077947D5"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Detailed output</w:t>
      </w:r>
      <w:r>
        <w:rPr>
          <w:rFonts w:ascii="Times" w:hAnsi="Times" w:cs="Times New Roman" w:hint="eastAsia"/>
          <w:sz w:val="20"/>
          <w:szCs w:val="20"/>
          <w:lang w:eastAsia="en-US"/>
        </w:rPr>
        <w:t>：</w:t>
      </w:r>
    </w:p>
    <w:p w14:paraId="52C56DFA"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1. If the UID has already exist, the flag is false.</w:t>
      </w:r>
    </w:p>
    <w:p w14:paraId="7B18E11D" w14:textId="77777777" w:rsidR="001F09CD" w:rsidRDefault="00D44AF3">
      <w:pPr>
        <w:spacing w:before="100" w:beforeAutospacing="1" w:after="100" w:afterAutospacing="1"/>
        <w:ind w:leftChars="100" w:left="240"/>
        <w:rPr>
          <w:rFonts w:ascii="Times" w:hAnsi="Times" w:cs="Times New Roman"/>
          <w:sz w:val="20"/>
          <w:szCs w:val="20"/>
          <w:lang w:eastAsia="en-US"/>
        </w:rPr>
      </w:pPr>
      <w:r>
        <w:rPr>
          <w:rFonts w:ascii="Times" w:hAnsi="Times" w:cs="Times New Roman"/>
          <w:sz w:val="20"/>
          <w:szCs w:val="20"/>
          <w:lang w:eastAsia="en-US"/>
        </w:rPr>
        <w:t>2. In other condition, the flag is true.</w:t>
      </w:r>
    </w:p>
    <w:p w14:paraId="048118D0" w14:textId="77777777" w:rsidR="001F09CD" w:rsidRDefault="00D44AF3">
      <w:pPr>
        <w:pStyle w:val="1"/>
      </w:pPr>
      <w:bookmarkStart w:id="316" w:name="_Toc5206173"/>
      <w:bookmarkStart w:id="317" w:name="_Toc5208532"/>
      <w:bookmarkStart w:id="318" w:name="_Toc5192615"/>
      <w:bookmarkStart w:id="319" w:name="_Toc5206323"/>
      <w:bookmarkStart w:id="320" w:name="_Toc5632256"/>
      <w:r>
        <w:t>4.   Quality Requirements (Non-functional Requirements)</w:t>
      </w:r>
      <w:bookmarkEnd w:id="316"/>
      <w:bookmarkEnd w:id="317"/>
      <w:bookmarkEnd w:id="318"/>
      <w:bookmarkEnd w:id="319"/>
      <w:bookmarkEnd w:id="320"/>
    </w:p>
    <w:p w14:paraId="67A1A007" w14:textId="77777777" w:rsidR="001F09CD" w:rsidRDefault="00D44AF3">
      <w:pPr>
        <w:rPr>
          <w:rFonts w:ascii="Times" w:eastAsia="Times New Roman" w:hAnsi="Times" w:cs="Times New Roman"/>
          <w:sz w:val="20"/>
          <w:szCs w:val="20"/>
          <w:lang w:eastAsia="en-US"/>
        </w:rPr>
      </w:pPr>
      <w:r>
        <w:rPr>
          <w:rFonts w:ascii="Times" w:hAnsi="Times" w:cs="Times New Roman"/>
          <w:sz w:val="20"/>
          <w:szCs w:val="20"/>
          <w:lang w:eastAsia="en-US"/>
        </w:rPr>
        <w:t>The system must show good behavior in many fields like</w:t>
      </w:r>
      <w:r>
        <w:rPr>
          <w:rFonts w:ascii="Times" w:eastAsia="宋体" w:hAnsi="Times" w:cs="Times New Roman" w:hint="eastAsia"/>
          <w:sz w:val="20"/>
          <w:szCs w:val="20"/>
          <w:lang w:eastAsia="zh-CN"/>
        </w:rPr>
        <w:t xml:space="preserve"> </w:t>
      </w:r>
      <w:r>
        <w:rPr>
          <w:rFonts w:ascii="Times" w:eastAsia="宋体" w:hAnsi="Times" w:cs="Times New Roman"/>
          <w:sz w:val="20"/>
          <w:szCs w:val="20"/>
          <w:lang w:eastAsia="zh-CN"/>
        </w:rPr>
        <w:t>Performance, Security, Availability, Reliability, Modifiability, Maintainability, Understandability.</w:t>
      </w:r>
      <w:r>
        <w:rPr>
          <w:rFonts w:ascii="Times" w:hAnsi="Times" w:cs="Times New Roman"/>
          <w:sz w:val="20"/>
          <w:szCs w:val="20"/>
          <w:lang w:eastAsia="en-US"/>
        </w:rPr>
        <w:br/>
      </w:r>
      <w:r>
        <w:rPr>
          <w:rFonts w:ascii="Times" w:eastAsia="Times New Roman" w:hAnsi="Times" w:cs="Times New Roman" w:hint="eastAsia"/>
          <w:sz w:val="20"/>
          <w:szCs w:val="20"/>
          <w:lang w:eastAsia="en-US"/>
        </w:rPr>
        <w:t>Interface aesthetics:</w:t>
      </w:r>
    </w:p>
    <w:p w14:paraId="3E851CC9" w14:textId="77777777" w:rsidR="001F09CD" w:rsidRDefault="00D44AF3">
      <w:pPr>
        <w:ind w:firstLine="720"/>
        <w:rPr>
          <w:rFonts w:ascii="Times" w:eastAsia="Times New Roman" w:hAnsi="Times" w:cs="Times New Roman"/>
          <w:sz w:val="20"/>
          <w:szCs w:val="20"/>
          <w:lang w:eastAsia="en-US"/>
        </w:rPr>
      </w:pPr>
      <w:r>
        <w:rPr>
          <w:rFonts w:ascii="Times" w:eastAsia="Times New Roman" w:hAnsi="Times" w:cs="Times New Roman" w:hint="eastAsia"/>
          <w:sz w:val="20"/>
          <w:szCs w:val="20"/>
          <w:lang w:eastAsia="en-US"/>
        </w:rPr>
        <w:t>Simple, comfortable and elegant.</w:t>
      </w:r>
    </w:p>
    <w:p w14:paraId="13AE289C" w14:textId="77777777" w:rsidR="001F09CD" w:rsidRDefault="00D44AF3">
      <w:pPr>
        <w:rPr>
          <w:rFonts w:ascii="Times" w:eastAsia="Times New Roman" w:hAnsi="Times" w:cs="Times New Roman"/>
          <w:sz w:val="20"/>
          <w:szCs w:val="20"/>
          <w:lang w:eastAsia="en-US"/>
        </w:rPr>
      </w:pPr>
      <w:r>
        <w:rPr>
          <w:rFonts w:ascii="Times" w:eastAsia="Times New Roman" w:hAnsi="Times" w:cs="Times New Roman"/>
          <w:sz w:val="20"/>
          <w:szCs w:val="20"/>
          <w:lang w:eastAsia="en-US"/>
        </w:rPr>
        <w:t>Performance:</w:t>
      </w:r>
    </w:p>
    <w:p w14:paraId="1B589721" w14:textId="77777777" w:rsidR="001F09CD" w:rsidRDefault="00D44AF3">
      <w:pPr>
        <w:ind w:firstLine="720"/>
        <w:rPr>
          <w:rFonts w:ascii="Times" w:eastAsia="Times New Roman" w:hAnsi="Times" w:cs="Times New Roman"/>
          <w:sz w:val="20"/>
          <w:szCs w:val="20"/>
          <w:lang w:eastAsia="en-US"/>
        </w:rPr>
      </w:pPr>
      <w:r>
        <w:rPr>
          <w:rFonts w:ascii="Times" w:eastAsia="Times New Roman" w:hAnsi="Times" w:cs="Times New Roman"/>
          <w:sz w:val="20"/>
          <w:szCs w:val="20"/>
          <w:lang w:eastAsia="en-US"/>
        </w:rPr>
        <w:t>The system can respond the users’ operation in less than 500ms</w:t>
      </w:r>
    </w:p>
    <w:p w14:paraId="30AA9825" w14:textId="77777777" w:rsidR="001F09CD" w:rsidRDefault="00D44AF3">
      <w:pPr>
        <w:ind w:firstLine="720"/>
        <w:rPr>
          <w:rFonts w:ascii="Times" w:eastAsia="宋体" w:hAnsi="Times" w:cs="Times New Roman"/>
          <w:sz w:val="20"/>
          <w:szCs w:val="20"/>
          <w:lang w:eastAsia="zh-CN"/>
        </w:rPr>
      </w:pPr>
      <w:r>
        <w:rPr>
          <w:rFonts w:ascii="Times" w:eastAsia="Times New Roman" w:hAnsi="Times" w:cs="Times New Roman"/>
          <w:sz w:val="20"/>
          <w:szCs w:val="20"/>
          <w:lang w:eastAsia="en-US"/>
        </w:rPr>
        <w:t xml:space="preserve">The </w:t>
      </w:r>
      <w:r>
        <w:rPr>
          <w:rFonts w:ascii="Times" w:eastAsia="宋体" w:hAnsi="Times" w:cs="Times New Roman" w:hint="eastAsia"/>
          <w:sz w:val="20"/>
          <w:szCs w:val="20"/>
          <w:lang w:eastAsia="zh-CN"/>
        </w:rPr>
        <w:t>hardware</w:t>
      </w:r>
      <w:r>
        <w:rPr>
          <w:rFonts w:ascii="Times" w:eastAsia="宋体" w:hAnsi="Times" w:cs="Times New Roman"/>
          <w:sz w:val="20"/>
          <w:szCs w:val="20"/>
          <w:lang w:eastAsia="zh-CN"/>
        </w:rPr>
        <w:t xml:space="preserve"> can </w:t>
      </w:r>
      <w:r>
        <w:rPr>
          <w:rFonts w:ascii="Times" w:eastAsia="宋体" w:hAnsi="Times" w:cs="Times New Roman" w:hint="eastAsia"/>
          <w:sz w:val="20"/>
          <w:szCs w:val="20"/>
          <w:lang w:eastAsia="zh-CN"/>
        </w:rPr>
        <w:t>respond</w:t>
      </w:r>
      <w:r>
        <w:rPr>
          <w:rFonts w:ascii="Times" w:eastAsia="宋体" w:hAnsi="Times" w:cs="Times New Roman"/>
          <w:sz w:val="20"/>
          <w:szCs w:val="20"/>
          <w:lang w:eastAsia="zh-CN"/>
        </w:rPr>
        <w:t xml:space="preserve"> </w:t>
      </w:r>
      <w:r>
        <w:rPr>
          <w:rFonts w:ascii="Times" w:eastAsia="宋体" w:hAnsi="Times" w:cs="Times New Roman" w:hint="eastAsia"/>
          <w:sz w:val="20"/>
          <w:szCs w:val="20"/>
          <w:lang w:eastAsia="zh-CN"/>
        </w:rPr>
        <w:t>the</w:t>
      </w:r>
      <w:r>
        <w:rPr>
          <w:rFonts w:ascii="Times" w:eastAsia="宋体" w:hAnsi="Times" w:cs="Times New Roman"/>
          <w:sz w:val="20"/>
          <w:szCs w:val="20"/>
          <w:lang w:eastAsia="zh-CN"/>
        </w:rPr>
        <w:t xml:space="preserve"> command </w:t>
      </w:r>
      <w:r>
        <w:rPr>
          <w:rFonts w:ascii="Times" w:eastAsia="宋体" w:hAnsi="Times" w:cs="Times New Roman" w:hint="eastAsia"/>
          <w:sz w:val="20"/>
          <w:szCs w:val="20"/>
          <w:lang w:eastAsia="zh-CN"/>
        </w:rPr>
        <w:t>in</w:t>
      </w:r>
      <w:r>
        <w:rPr>
          <w:rFonts w:ascii="Times" w:eastAsia="宋体" w:hAnsi="Times" w:cs="Times New Roman"/>
          <w:sz w:val="20"/>
          <w:szCs w:val="20"/>
          <w:lang w:eastAsia="zh-CN"/>
        </w:rPr>
        <w:t xml:space="preserve"> less than </w:t>
      </w:r>
      <w:r>
        <w:rPr>
          <w:rFonts w:ascii="Times" w:eastAsia="宋体" w:hAnsi="Times" w:cs="Times New Roman" w:hint="eastAsia"/>
          <w:sz w:val="20"/>
          <w:szCs w:val="20"/>
          <w:lang w:eastAsia="zh-CN"/>
        </w:rPr>
        <w:t>1000ms</w:t>
      </w:r>
    </w:p>
    <w:p w14:paraId="1B9B7E0A" w14:textId="77777777" w:rsidR="001F09CD" w:rsidRDefault="00D44AF3">
      <w:pPr>
        <w:rPr>
          <w:rFonts w:ascii="Times" w:eastAsia="宋体" w:hAnsi="Times" w:cs="Times New Roman"/>
          <w:sz w:val="20"/>
          <w:szCs w:val="20"/>
          <w:lang w:eastAsia="zh-CN"/>
        </w:rPr>
      </w:pPr>
      <w:r>
        <w:rPr>
          <w:rFonts w:ascii="Times" w:eastAsia="宋体" w:hAnsi="Times" w:cs="Times New Roman" w:hint="eastAsia"/>
          <w:sz w:val="20"/>
          <w:szCs w:val="20"/>
          <w:lang w:eastAsia="zh-CN"/>
        </w:rPr>
        <w:t>S</w:t>
      </w:r>
      <w:r>
        <w:rPr>
          <w:rFonts w:ascii="Times" w:eastAsia="宋体" w:hAnsi="Times" w:cs="Times New Roman"/>
          <w:sz w:val="20"/>
          <w:szCs w:val="20"/>
          <w:lang w:eastAsia="zh-CN"/>
        </w:rPr>
        <w:t>ecurity</w:t>
      </w:r>
      <w:r>
        <w:rPr>
          <w:rFonts w:ascii="Times" w:eastAsia="宋体" w:hAnsi="Times" w:cs="Times New Roman" w:hint="eastAsia"/>
          <w:sz w:val="20"/>
          <w:szCs w:val="20"/>
          <w:lang w:eastAsia="zh-CN"/>
        </w:rPr>
        <w:t>:</w:t>
      </w:r>
    </w:p>
    <w:p w14:paraId="373EFAC2"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lastRenderedPageBreak/>
        <w:tab/>
        <w:t>The system must have different authority</w:t>
      </w:r>
      <w:r>
        <w:rPr>
          <w:rFonts w:ascii="Times" w:eastAsia="宋体" w:hAnsi="Times" w:cs="Times New Roman" w:hint="eastAsia"/>
          <w:sz w:val="20"/>
          <w:szCs w:val="20"/>
          <w:lang w:eastAsia="zh-CN"/>
        </w:rPr>
        <w:t>.</w:t>
      </w:r>
      <w:r>
        <w:rPr>
          <w:rFonts w:ascii="Times" w:eastAsia="宋体" w:hAnsi="Times" w:cs="Times New Roman"/>
          <w:sz w:val="20"/>
          <w:szCs w:val="20"/>
          <w:lang w:eastAsia="zh-CN"/>
        </w:rPr>
        <w:t xml:space="preserve"> The administrator’s jurisdiction must not be used by any other users.</w:t>
      </w:r>
    </w:p>
    <w:p w14:paraId="0626B601"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Availability:</w:t>
      </w:r>
    </w:p>
    <w:p w14:paraId="1620E975"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user’s operation must be judged strictly by control part. Every situation must have a solution even if the user has a wrong operation.</w:t>
      </w:r>
    </w:p>
    <w:p w14:paraId="07A8DD9D"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Reliability:</w:t>
      </w:r>
    </w:p>
    <w:p w14:paraId="744A74AC"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anti-interference. When some signal comes in a wrong way, the system should recognize it and give the respond.</w:t>
      </w:r>
    </w:p>
    <w:p w14:paraId="676AE3DE"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Modifiability:</w:t>
      </w:r>
    </w:p>
    <w:p w14:paraId="0AB49F62"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system can be changed. When users need some new functions, we can add up them into the system.</w:t>
      </w:r>
    </w:p>
    <w:p w14:paraId="4E531D03"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Maintainability:</w:t>
      </w:r>
    </w:p>
    <w:p w14:paraId="658CCE95"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system has to easily to be fixed. If some parts get wrong, it can easily to find some other things to take place.</w:t>
      </w:r>
    </w:p>
    <w:p w14:paraId="65DE29CE"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Understandability:</w:t>
      </w:r>
    </w:p>
    <w:p w14:paraId="16F6B175" w14:textId="77777777" w:rsidR="001F09CD" w:rsidRDefault="00D44AF3">
      <w:pPr>
        <w:rPr>
          <w:rFonts w:ascii="Times" w:eastAsia="宋体" w:hAnsi="Times" w:cs="Times New Roman"/>
          <w:sz w:val="20"/>
          <w:szCs w:val="20"/>
          <w:lang w:eastAsia="zh-CN"/>
        </w:rPr>
      </w:pPr>
      <w:r>
        <w:rPr>
          <w:rFonts w:ascii="Times" w:eastAsia="宋体" w:hAnsi="Times" w:cs="Times New Roman"/>
          <w:sz w:val="20"/>
          <w:szCs w:val="20"/>
          <w:lang w:eastAsia="zh-CN"/>
        </w:rPr>
        <w:tab/>
        <w:t>The system must be easy for users. The UI and specification have to be good for users.</w:t>
      </w:r>
    </w:p>
    <w:p w14:paraId="1102A561" w14:textId="77777777" w:rsidR="001F09CD" w:rsidRDefault="00D44AF3">
      <w:pPr>
        <w:pStyle w:val="1"/>
      </w:pPr>
      <w:bookmarkStart w:id="321" w:name="_Toc5208533"/>
      <w:bookmarkStart w:id="322" w:name="_Toc5206324"/>
      <w:bookmarkStart w:id="323" w:name="_Toc5192616"/>
      <w:bookmarkStart w:id="324" w:name="_Toc5206174"/>
      <w:bookmarkStart w:id="325" w:name="_Toc5632257"/>
      <w:r>
        <w:t>5.  Expected Subsets</w:t>
      </w:r>
      <w:bookmarkEnd w:id="321"/>
      <w:bookmarkEnd w:id="322"/>
      <w:bookmarkEnd w:id="323"/>
      <w:bookmarkEnd w:id="324"/>
      <w:bookmarkEnd w:id="325"/>
    </w:p>
    <w:p w14:paraId="2D8F45D8" w14:textId="77777777" w:rsidR="001F09CD" w:rsidRDefault="00D44AF3">
      <w:pPr>
        <w:rPr>
          <w:rFonts w:ascii="Times" w:eastAsia="宋体" w:hAnsi="Times" w:cs="Times New Roman"/>
          <w:sz w:val="20"/>
          <w:szCs w:val="20"/>
          <w:lang w:eastAsia="zh-CN"/>
        </w:rPr>
      </w:pPr>
      <w:r>
        <w:rPr>
          <w:rFonts w:ascii="Times" w:eastAsia="宋体" w:hAnsi="Times" w:cs="Times New Roman" w:hint="eastAsia"/>
          <w:sz w:val="20"/>
          <w:szCs w:val="20"/>
          <w:lang w:eastAsia="zh-CN"/>
        </w:rPr>
        <w:t>L0:</w:t>
      </w:r>
    </w:p>
    <w:p w14:paraId="6C772D82"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Basic GUI.</w:t>
      </w:r>
    </w:p>
    <w:p w14:paraId="3319BD5A"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Users can log in. Ability to send data to back-end storage and call data from back-end storage.</w:t>
      </w:r>
    </w:p>
    <w:p w14:paraId="7D81F989" w14:textId="77777777" w:rsidR="001F09CD" w:rsidRDefault="001F09CD">
      <w:pPr>
        <w:rPr>
          <w:rFonts w:ascii="Times" w:eastAsia="宋体" w:hAnsi="Times" w:cs="Times New Roman"/>
          <w:sz w:val="20"/>
          <w:szCs w:val="20"/>
          <w:lang w:eastAsia="zh-CN"/>
        </w:rPr>
      </w:pPr>
    </w:p>
    <w:p w14:paraId="7E4F06C9" w14:textId="77777777" w:rsidR="001F09CD" w:rsidRDefault="00D44AF3">
      <w:pPr>
        <w:rPr>
          <w:rFonts w:ascii="Times" w:eastAsia="宋体" w:hAnsi="Times" w:cs="Times New Roman"/>
          <w:sz w:val="20"/>
          <w:szCs w:val="20"/>
          <w:lang w:eastAsia="zh-CN"/>
        </w:rPr>
      </w:pPr>
      <w:r>
        <w:rPr>
          <w:rFonts w:ascii="Times" w:eastAsia="宋体" w:hAnsi="Times" w:cs="Times New Roman" w:hint="eastAsia"/>
          <w:sz w:val="20"/>
          <w:szCs w:val="20"/>
          <w:lang w:eastAsia="zh-CN"/>
        </w:rPr>
        <w:t>L1:</w:t>
      </w:r>
    </w:p>
    <w:p w14:paraId="38C43D56"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Better GUI</w:t>
      </w:r>
    </w:p>
    <w:p w14:paraId="5B71F0DF"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actuators (lights). Administrators have this permission.</w:t>
      </w:r>
    </w:p>
    <w:p w14:paraId="3D3272AE"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add/delete new rooms. Administrators have this permission.</w:t>
      </w:r>
    </w:p>
    <w:p w14:paraId="5366449E"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add/remove sensors.</w:t>
      </w:r>
    </w:p>
    <w:p w14:paraId="15633F36" w14:textId="77777777" w:rsidR="001F09CD" w:rsidRDefault="001F09CD">
      <w:pPr>
        <w:rPr>
          <w:rFonts w:ascii="Times" w:eastAsia="宋体" w:hAnsi="Times" w:cs="Times New Roman"/>
          <w:sz w:val="20"/>
          <w:szCs w:val="20"/>
          <w:lang w:eastAsia="zh-CN"/>
        </w:rPr>
      </w:pPr>
    </w:p>
    <w:p w14:paraId="1B7CBDFB" w14:textId="77777777" w:rsidR="001F09CD" w:rsidRDefault="00D44AF3">
      <w:pPr>
        <w:rPr>
          <w:rFonts w:ascii="Times" w:eastAsia="宋体" w:hAnsi="Times" w:cs="Times New Roman"/>
          <w:sz w:val="20"/>
          <w:szCs w:val="20"/>
          <w:lang w:eastAsia="zh-CN"/>
        </w:rPr>
      </w:pPr>
      <w:r>
        <w:rPr>
          <w:rFonts w:ascii="Times" w:eastAsia="宋体" w:hAnsi="Times" w:cs="Times New Roman" w:hint="eastAsia"/>
          <w:sz w:val="20"/>
          <w:szCs w:val="20"/>
          <w:lang w:eastAsia="zh-CN"/>
        </w:rPr>
        <w:t>L2:</w:t>
      </w:r>
    </w:p>
    <w:p w14:paraId="1B9104FA"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Complete GUI for Intelligent Lighting Control</w:t>
      </w:r>
    </w:p>
    <w:p w14:paraId="2578A68A"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see the status of the light. All three users have this permission.</w:t>
      </w:r>
    </w:p>
    <w:p w14:paraId="2099CD0F"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Check if a room is occupied. All three users have this permission.</w:t>
      </w:r>
    </w:p>
    <w:p w14:paraId="475C7285"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check the status of the light sensor. All three users have this permission.</w:t>
      </w:r>
    </w:p>
    <w:p w14:paraId="40A22964" w14:textId="77777777" w:rsidR="001F09CD" w:rsidRDefault="00D44AF3">
      <w:pPr>
        <w:ind w:leftChars="83" w:left="199"/>
        <w:rPr>
          <w:rFonts w:ascii="Times" w:eastAsia="宋体" w:hAnsi="Times" w:cs="Times New Roman"/>
          <w:sz w:val="20"/>
          <w:szCs w:val="20"/>
          <w:lang w:eastAsia="zh-CN"/>
        </w:rPr>
      </w:pPr>
      <w:r>
        <w:rPr>
          <w:rFonts w:ascii="Times" w:eastAsia="宋体" w:hAnsi="Times" w:cs="Times New Roman" w:hint="eastAsia"/>
          <w:sz w:val="20"/>
          <w:szCs w:val="20"/>
          <w:lang w:eastAsia="zh-CN"/>
        </w:rPr>
        <w:t>- Ability to turn on/off the light. All three users have this right.</w:t>
      </w:r>
    </w:p>
    <w:p w14:paraId="281AA956" w14:textId="77777777" w:rsidR="001F09CD" w:rsidRDefault="00D44AF3">
      <w:pPr>
        <w:pStyle w:val="1"/>
      </w:pPr>
      <w:bookmarkStart w:id="326" w:name="_Toc5208534"/>
      <w:bookmarkStart w:id="327" w:name="_Toc5192617"/>
      <w:bookmarkStart w:id="328" w:name="_Toc5206175"/>
      <w:bookmarkStart w:id="329" w:name="_Toc5206325"/>
      <w:bookmarkStart w:id="330" w:name="_Toc5632258"/>
      <w:r>
        <w:t>6.   Fundamental Assumptions</w:t>
      </w:r>
      <w:bookmarkEnd w:id="326"/>
      <w:bookmarkEnd w:id="327"/>
      <w:bookmarkEnd w:id="328"/>
      <w:bookmarkEnd w:id="329"/>
      <w:bookmarkEnd w:id="330"/>
    </w:p>
    <w:p w14:paraId="21DF1113" w14:textId="77777777" w:rsidR="001F09CD" w:rsidRDefault="00D44AF3">
      <w:pPr>
        <w:pStyle w:val="ad"/>
        <w:spacing w:before="0" w:beforeAutospacing="0" w:after="0" w:afterAutospacing="0"/>
        <w:rPr>
          <w:rFonts w:cs="Helvetica"/>
          <w:color w:val="111111"/>
          <w:lang w:eastAsia="zh-CN"/>
        </w:rPr>
      </w:pPr>
      <w:r>
        <w:rPr>
          <w:rFonts w:cs="Helvetica"/>
          <w:color w:val="111111"/>
          <w:lang w:eastAsia="zh-CN"/>
        </w:rPr>
        <w:t>Hardware: Raspberry pi 3B+, C</w:t>
      </w:r>
      <w:r>
        <w:rPr>
          <w:rFonts w:cs="Helvetica" w:hint="eastAsia"/>
          <w:color w:val="111111"/>
          <w:lang w:eastAsia="zh-CN"/>
        </w:rPr>
        <w:t>amera</w:t>
      </w:r>
      <w:r>
        <w:rPr>
          <w:rFonts w:cs="Helvetica"/>
          <w:color w:val="111111"/>
          <w:lang w:eastAsia="zh-CN"/>
        </w:rPr>
        <w:t>, Light sensor, Light.</w:t>
      </w:r>
    </w:p>
    <w:p w14:paraId="059ECEA9" w14:textId="77777777" w:rsidR="001F09CD" w:rsidRDefault="00D44AF3">
      <w:pPr>
        <w:pStyle w:val="ad"/>
        <w:spacing w:before="0" w:beforeAutospacing="0" w:after="0" w:afterAutospacing="0"/>
        <w:rPr>
          <w:rFonts w:cs="Helvetica"/>
          <w:color w:val="111111"/>
          <w:lang w:eastAsia="zh-CN"/>
        </w:rPr>
      </w:pPr>
      <w:r>
        <w:rPr>
          <w:rFonts w:cs="Helvetica" w:hint="eastAsia"/>
          <w:color w:val="111111"/>
          <w:lang w:eastAsia="zh-CN"/>
        </w:rPr>
        <w:t>S</w:t>
      </w:r>
      <w:r>
        <w:rPr>
          <w:rFonts w:cs="Helvetica"/>
          <w:color w:val="111111"/>
          <w:lang w:eastAsia="zh-CN"/>
        </w:rPr>
        <w:t>oftware:</w:t>
      </w:r>
      <w:r>
        <w:rPr>
          <w:rFonts w:cs="Helvetica" w:hint="eastAsia"/>
          <w:color w:val="111111"/>
          <w:lang w:eastAsia="zh-CN"/>
        </w:rPr>
        <w:t xml:space="preserve"> </w:t>
      </w:r>
      <w:r>
        <w:rPr>
          <w:rFonts w:cs="Helvetica"/>
          <w:color w:val="111111"/>
          <w:lang w:eastAsia="zh-CN"/>
        </w:rPr>
        <w:t>Linux operating system</w:t>
      </w:r>
      <w:r>
        <w:rPr>
          <w:rFonts w:cs="Helvetica" w:hint="eastAsia"/>
          <w:color w:val="111111"/>
          <w:lang w:eastAsia="zh-CN"/>
        </w:rPr>
        <w:t>，</w:t>
      </w:r>
      <w:r>
        <w:rPr>
          <w:rFonts w:cs="Helvetica"/>
          <w:color w:val="111111"/>
          <w:lang w:eastAsia="zh-CN"/>
        </w:rPr>
        <w:t>P</w:t>
      </w:r>
      <w:r>
        <w:rPr>
          <w:rFonts w:cs="Helvetica" w:hint="eastAsia"/>
          <w:color w:val="111111"/>
          <w:lang w:eastAsia="zh-CN"/>
        </w:rPr>
        <w:t>ython</w:t>
      </w:r>
      <w:r>
        <w:rPr>
          <w:rFonts w:cs="Helvetica"/>
          <w:color w:val="111111"/>
          <w:lang w:eastAsia="zh-CN"/>
        </w:rPr>
        <w:t xml:space="preserve"> 3.6</w:t>
      </w:r>
    </w:p>
    <w:p w14:paraId="386AEB2F" w14:textId="77777777" w:rsidR="001F09CD" w:rsidRDefault="00D44AF3">
      <w:pPr>
        <w:pStyle w:val="1"/>
      </w:pPr>
      <w:bookmarkStart w:id="331" w:name="_Toc5206326"/>
      <w:bookmarkStart w:id="332" w:name="_Toc5192618"/>
      <w:bookmarkStart w:id="333" w:name="_Toc5206176"/>
      <w:bookmarkStart w:id="334" w:name="_Toc5208535"/>
      <w:bookmarkStart w:id="335" w:name="_Toc5632259"/>
      <w:r>
        <w:t>7.    Expected Changes</w:t>
      </w:r>
      <w:bookmarkEnd w:id="331"/>
      <w:bookmarkEnd w:id="332"/>
      <w:bookmarkEnd w:id="333"/>
      <w:bookmarkEnd w:id="334"/>
      <w:bookmarkEnd w:id="335"/>
    </w:p>
    <w:p w14:paraId="78CD2FFB" w14:textId="77777777" w:rsidR="001F09CD" w:rsidRDefault="00D44AF3">
      <w:pPr>
        <w:pStyle w:val="11"/>
        <w:numPr>
          <w:ilvl w:val="0"/>
          <w:numId w:val="5"/>
        </w:numPr>
        <w:ind w:firstLineChars="0"/>
        <w:rPr>
          <w:rFonts w:ascii="Times" w:hAnsi="Times" w:cs="Times New Roman"/>
          <w:sz w:val="20"/>
          <w:szCs w:val="20"/>
          <w:lang w:eastAsia="en-US"/>
        </w:rPr>
      </w:pPr>
      <w:r>
        <w:rPr>
          <w:rFonts w:ascii="Times" w:hAnsi="Times" w:cs="Times New Roman"/>
          <w:sz w:val="20"/>
          <w:szCs w:val="20"/>
          <w:lang w:eastAsia="en-US"/>
        </w:rPr>
        <w:t xml:space="preserve">Add light history analysis </w:t>
      </w:r>
      <w:r>
        <w:rPr>
          <w:rFonts w:ascii="Times" w:hAnsi="Times" w:cs="Times New Roman" w:hint="eastAsia"/>
          <w:sz w:val="20"/>
          <w:szCs w:val="20"/>
          <w:lang w:eastAsia="en-US"/>
        </w:rPr>
        <w:t>function</w:t>
      </w:r>
      <w:r>
        <w:rPr>
          <w:rFonts w:ascii="Times" w:hAnsi="Times" w:cs="Times New Roman"/>
          <w:sz w:val="20"/>
          <w:szCs w:val="20"/>
          <w:lang w:eastAsia="en-US"/>
        </w:rPr>
        <w:t>.</w:t>
      </w:r>
    </w:p>
    <w:p w14:paraId="72B69C14" w14:textId="77777777" w:rsidR="001F09CD" w:rsidRDefault="00D44AF3">
      <w:pPr>
        <w:pStyle w:val="11"/>
        <w:numPr>
          <w:ilvl w:val="0"/>
          <w:numId w:val="5"/>
        </w:numPr>
        <w:ind w:firstLineChars="0"/>
        <w:rPr>
          <w:rFonts w:ascii="Times" w:eastAsia="宋体" w:hAnsi="Times" w:cs="Times New Roman"/>
          <w:sz w:val="20"/>
          <w:szCs w:val="20"/>
          <w:lang w:eastAsia="zh-CN"/>
        </w:rPr>
      </w:pPr>
      <w:r>
        <w:rPr>
          <w:rFonts w:ascii="Times" w:eastAsia="宋体" w:hAnsi="Times" w:cs="Times New Roman" w:hint="eastAsia"/>
          <w:sz w:val="20"/>
          <w:szCs w:val="20"/>
          <w:lang w:eastAsia="zh-CN"/>
        </w:rPr>
        <w:t>A</w:t>
      </w:r>
      <w:r>
        <w:rPr>
          <w:rFonts w:ascii="Times" w:eastAsia="宋体" w:hAnsi="Times" w:cs="Times New Roman"/>
          <w:sz w:val="20"/>
          <w:szCs w:val="20"/>
          <w:lang w:eastAsia="zh-CN"/>
        </w:rPr>
        <w:t>dd monitor function.</w:t>
      </w:r>
    </w:p>
    <w:p w14:paraId="628E9AAF" w14:textId="77777777" w:rsidR="001F09CD" w:rsidRDefault="00D44AF3">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Adjust the brightness of the light</w:t>
      </w:r>
    </w:p>
    <w:p w14:paraId="13D10950" w14:textId="77777777" w:rsidR="001F09CD" w:rsidRDefault="00D44AF3">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Personal Web Pages for Skin Change</w:t>
      </w:r>
    </w:p>
    <w:p w14:paraId="555EFE74" w14:textId="77777777" w:rsidR="001F09CD" w:rsidRDefault="00D44AF3">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personalized web customization</w:t>
      </w:r>
    </w:p>
    <w:p w14:paraId="3854916A" w14:textId="77777777" w:rsidR="001F09CD" w:rsidRDefault="00D44AF3">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hotline for maintenance personnel.</w:t>
      </w:r>
    </w:p>
    <w:p w14:paraId="1F5B7137" w14:textId="77777777" w:rsidR="001F09CD" w:rsidRDefault="00D44AF3">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Provide multilingual support.</w:t>
      </w:r>
    </w:p>
    <w:p w14:paraId="12131F6E" w14:textId="77777777" w:rsidR="001F09CD" w:rsidRDefault="00D44AF3">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lastRenderedPageBreak/>
        <w:t>Retrievable password and change password at any time</w:t>
      </w:r>
    </w:p>
    <w:p w14:paraId="02A96747" w14:textId="77777777" w:rsidR="001F09CD" w:rsidRDefault="00D44AF3">
      <w:pPr>
        <w:pStyle w:val="11"/>
        <w:numPr>
          <w:ilvl w:val="0"/>
          <w:numId w:val="5"/>
        </w:numPr>
        <w:ind w:firstLineChars="0"/>
        <w:rPr>
          <w:rFonts w:ascii="Times" w:hAnsi="Times" w:cs="Times New Roman"/>
          <w:sz w:val="20"/>
          <w:szCs w:val="20"/>
          <w:lang w:eastAsia="en-US"/>
        </w:rPr>
      </w:pPr>
      <w:r>
        <w:rPr>
          <w:rFonts w:ascii="Times" w:hAnsi="Times" w:cs="Times New Roman" w:hint="eastAsia"/>
          <w:sz w:val="20"/>
          <w:szCs w:val="20"/>
          <w:lang w:eastAsia="en-US"/>
        </w:rPr>
        <w:t>Support binding mobile phone number and login by phone number.</w:t>
      </w:r>
    </w:p>
    <w:p w14:paraId="37EBB7A1" w14:textId="77777777" w:rsidR="001F09CD" w:rsidRDefault="00D44AF3">
      <w:pPr>
        <w:pStyle w:val="1"/>
      </w:pPr>
      <w:bookmarkStart w:id="336" w:name="_Toc5192619"/>
      <w:bookmarkStart w:id="337" w:name="_Toc5208536"/>
      <w:bookmarkStart w:id="338" w:name="_Toc5206177"/>
      <w:bookmarkStart w:id="339" w:name="_Toc5206327"/>
      <w:bookmarkStart w:id="340" w:name="_Toc5632260"/>
      <w:r>
        <w:t>8.    Appendices</w:t>
      </w:r>
      <w:bookmarkEnd w:id="336"/>
      <w:bookmarkEnd w:id="337"/>
      <w:bookmarkEnd w:id="338"/>
      <w:bookmarkEnd w:id="339"/>
      <w:bookmarkEnd w:id="340"/>
    </w:p>
    <w:p w14:paraId="68F0751A" w14:textId="77777777" w:rsidR="001F09CD" w:rsidRDefault="00D44AF3">
      <w:pPr>
        <w:pStyle w:val="2"/>
      </w:pPr>
      <w:bookmarkStart w:id="341" w:name="_Toc5206328"/>
      <w:bookmarkStart w:id="342" w:name="_Toc5206178"/>
      <w:bookmarkStart w:id="343" w:name="_Toc5208537"/>
      <w:bookmarkStart w:id="344" w:name="_Toc5192620"/>
      <w:bookmarkStart w:id="345" w:name="_Toc5632261"/>
      <w:r>
        <w:t>8.1    Definitions and acronyms</w:t>
      </w:r>
      <w:bookmarkEnd w:id="341"/>
      <w:bookmarkEnd w:id="342"/>
      <w:bookmarkEnd w:id="343"/>
      <w:bookmarkEnd w:id="344"/>
      <w:bookmarkEnd w:id="345"/>
    </w:p>
    <w:p w14:paraId="6BC96093" w14:textId="77777777" w:rsidR="001F09CD" w:rsidRDefault="00D44AF3">
      <w:pPr>
        <w:pStyle w:val="3"/>
      </w:pPr>
      <w:bookmarkStart w:id="346" w:name="_Toc5208538"/>
      <w:bookmarkStart w:id="347" w:name="_Toc5192621"/>
      <w:bookmarkStart w:id="348" w:name="_Toc5206329"/>
      <w:bookmarkStart w:id="349" w:name="_Toc5206179"/>
      <w:bookmarkStart w:id="350" w:name="_Toc5632262"/>
      <w:r>
        <w:t>8.1.1    Definitions</w:t>
      </w:r>
      <w:bookmarkEnd w:id="346"/>
      <w:bookmarkEnd w:id="347"/>
      <w:bookmarkEnd w:id="348"/>
      <w:bookmarkEnd w:id="349"/>
      <w:bookmarkEnd w:id="350"/>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1F09CD" w14:paraId="20FD6C4B"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278AEA74"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Keyword</w:t>
            </w:r>
          </w:p>
        </w:tc>
        <w:tc>
          <w:tcPr>
            <w:tcW w:w="6140" w:type="dxa"/>
            <w:tcBorders>
              <w:top w:val="outset" w:sz="6" w:space="0" w:color="auto"/>
              <w:left w:val="outset" w:sz="6" w:space="0" w:color="auto"/>
              <w:bottom w:val="outset" w:sz="6" w:space="0" w:color="auto"/>
              <w:right w:val="outset" w:sz="6" w:space="0" w:color="auto"/>
            </w:tcBorders>
            <w:vAlign w:val="center"/>
          </w:tcPr>
          <w:p w14:paraId="17513225"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1F09CD" w14:paraId="0732F951"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35302B39"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r>
              <w:rPr>
                <w:rFonts w:ascii="宋体" w:eastAsia="宋体" w:hAnsi="宋体" w:cs="Times New Roman" w:hint="eastAsia"/>
                <w:sz w:val="20"/>
                <w:szCs w:val="20"/>
                <w:lang w:eastAsia="zh-CN"/>
              </w:rPr>
              <w:t>R</w:t>
            </w:r>
            <w:r>
              <w:rPr>
                <w:rFonts w:ascii="Times" w:hAnsi="Times" w:cs="Times New Roman"/>
                <w:sz w:val="20"/>
                <w:szCs w:val="20"/>
                <w:lang w:eastAsia="en-US"/>
              </w:rPr>
              <w:t xml:space="preserve">aspberry </w:t>
            </w:r>
            <w:r>
              <w:rPr>
                <w:rFonts w:ascii="宋体" w:eastAsia="宋体" w:hAnsi="宋体" w:cs="Times New Roman" w:hint="eastAsia"/>
                <w:sz w:val="20"/>
                <w:szCs w:val="20"/>
                <w:lang w:eastAsia="zh-CN"/>
              </w:rPr>
              <w:t>P</w:t>
            </w:r>
            <w:r>
              <w:rPr>
                <w:rFonts w:ascii="Times" w:hAnsi="Times" w:cs="Times New Roman"/>
                <w:sz w:val="20"/>
                <w:szCs w:val="20"/>
                <w:lang w:eastAsia="en-US"/>
              </w:rPr>
              <w:t>i</w:t>
            </w:r>
          </w:p>
        </w:tc>
        <w:tc>
          <w:tcPr>
            <w:tcW w:w="6140" w:type="dxa"/>
            <w:tcBorders>
              <w:top w:val="outset" w:sz="6" w:space="0" w:color="auto"/>
              <w:left w:val="outset" w:sz="6" w:space="0" w:color="auto"/>
              <w:bottom w:val="outset" w:sz="6" w:space="0" w:color="auto"/>
              <w:right w:val="outset" w:sz="6" w:space="0" w:color="auto"/>
            </w:tcBorders>
          </w:tcPr>
          <w:p w14:paraId="13F70978" w14:textId="77777777" w:rsidR="001F09CD" w:rsidRDefault="00D44AF3">
            <w:pPr>
              <w:spacing w:before="100" w:beforeAutospacing="1" w:after="100" w:afterAutospacing="1"/>
              <w:rPr>
                <w:rFonts w:ascii="Times" w:hAnsi="Times" w:cs="Times New Roman"/>
                <w:sz w:val="20"/>
                <w:szCs w:val="20"/>
                <w:lang w:eastAsia="zh-CN"/>
              </w:rPr>
            </w:pPr>
            <w:r>
              <w:rPr>
                <w:rFonts w:ascii="Times" w:hAnsi="Times" w:cs="Times New Roman" w:hint="eastAsia"/>
                <w:sz w:val="20"/>
                <w:szCs w:val="20"/>
                <w:lang w:eastAsia="zh-CN"/>
              </w:rPr>
              <w:t>A portable single-board computer</w:t>
            </w:r>
            <w:r>
              <w:rPr>
                <w:rFonts w:ascii="Times" w:hAnsi="Times" w:cs="Times New Roman"/>
                <w:sz w:val="20"/>
                <w:szCs w:val="20"/>
                <w:lang w:eastAsia="en-US"/>
              </w:rPr>
              <w:t> </w:t>
            </w:r>
          </w:p>
        </w:tc>
      </w:tr>
      <w:tr w:rsidR="001F09CD" w14:paraId="328DFE26"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49935F28"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35B66D5B" w14:textId="77777777" w:rsidR="001F09CD" w:rsidRDefault="001F09CD">
            <w:pPr>
              <w:spacing w:before="100" w:beforeAutospacing="1" w:after="100" w:afterAutospacing="1"/>
              <w:rPr>
                <w:rFonts w:ascii="Times" w:hAnsi="Times" w:cs="Times New Roman"/>
                <w:sz w:val="20"/>
                <w:szCs w:val="20"/>
                <w:lang w:eastAsia="en-US"/>
              </w:rPr>
            </w:pPr>
          </w:p>
        </w:tc>
      </w:tr>
      <w:tr w:rsidR="001F09CD" w14:paraId="132208D2"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0C5BB33A"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34F76D1F"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r w:rsidR="001F09CD" w14:paraId="4D4A1ABE"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BB90981"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24AE4998"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2EF0D2A7" w14:textId="77777777" w:rsidR="001F09CD" w:rsidRDefault="00D44AF3">
      <w:pPr>
        <w:pStyle w:val="3"/>
        <w:rPr>
          <w:sz w:val="20"/>
          <w:szCs w:val="20"/>
        </w:rPr>
      </w:pPr>
      <w:r>
        <w:rPr>
          <w:sz w:val="20"/>
          <w:szCs w:val="20"/>
        </w:rPr>
        <w:t> </w:t>
      </w:r>
      <w:bookmarkStart w:id="351" w:name="_Toc5192622"/>
      <w:bookmarkStart w:id="352" w:name="_Toc5206180"/>
      <w:bookmarkStart w:id="353" w:name="_Toc5206330"/>
      <w:bookmarkStart w:id="354" w:name="_Toc5208539"/>
      <w:bookmarkStart w:id="355" w:name="_Toc5632263"/>
      <w:r>
        <w:t>8.1.2    Acronyms and abbreviations</w:t>
      </w:r>
      <w:bookmarkEnd w:id="351"/>
      <w:bookmarkEnd w:id="352"/>
      <w:bookmarkEnd w:id="353"/>
      <w:bookmarkEnd w:id="354"/>
      <w:bookmarkEnd w:id="355"/>
    </w:p>
    <w:tbl>
      <w:tblPr>
        <w:tblW w:w="840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60"/>
        <w:gridCol w:w="6140"/>
      </w:tblGrid>
      <w:tr w:rsidR="001F09CD" w14:paraId="57D4BE05"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vAlign w:val="center"/>
          </w:tcPr>
          <w:p w14:paraId="67CE0C29"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Acronym or</w:t>
            </w:r>
          </w:p>
          <w:p w14:paraId="66B56346"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Abbreviation</w:t>
            </w:r>
          </w:p>
        </w:tc>
        <w:tc>
          <w:tcPr>
            <w:tcW w:w="6140" w:type="dxa"/>
            <w:tcBorders>
              <w:top w:val="outset" w:sz="6" w:space="0" w:color="auto"/>
              <w:left w:val="outset" w:sz="6" w:space="0" w:color="auto"/>
              <w:bottom w:val="outset" w:sz="6" w:space="0" w:color="auto"/>
              <w:right w:val="outset" w:sz="6" w:space="0" w:color="auto"/>
            </w:tcBorders>
            <w:vAlign w:val="center"/>
          </w:tcPr>
          <w:p w14:paraId="57AE6139"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b/>
                <w:bCs/>
                <w:sz w:val="20"/>
                <w:szCs w:val="20"/>
                <w:lang w:eastAsia="en-US"/>
              </w:rPr>
              <w:t>Definitions</w:t>
            </w:r>
          </w:p>
        </w:tc>
      </w:tr>
      <w:tr w:rsidR="001F09CD" w14:paraId="4734D063"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178A9864"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GUI</w:t>
            </w:r>
          </w:p>
        </w:tc>
        <w:tc>
          <w:tcPr>
            <w:tcW w:w="6140" w:type="dxa"/>
            <w:tcBorders>
              <w:top w:val="outset" w:sz="6" w:space="0" w:color="auto"/>
              <w:left w:val="outset" w:sz="6" w:space="0" w:color="auto"/>
              <w:bottom w:val="outset" w:sz="6" w:space="0" w:color="auto"/>
              <w:right w:val="outset" w:sz="6" w:space="0" w:color="auto"/>
            </w:tcBorders>
          </w:tcPr>
          <w:p w14:paraId="3B04EE40"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Graphical User Interface</w:t>
            </w:r>
          </w:p>
        </w:tc>
      </w:tr>
      <w:tr w:rsidR="001F09CD" w14:paraId="3361C99D"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502B3636"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IC</w:t>
            </w:r>
          </w:p>
        </w:tc>
        <w:tc>
          <w:tcPr>
            <w:tcW w:w="6140" w:type="dxa"/>
            <w:tcBorders>
              <w:top w:val="outset" w:sz="6" w:space="0" w:color="auto"/>
              <w:left w:val="outset" w:sz="6" w:space="0" w:color="auto"/>
              <w:bottom w:val="outset" w:sz="6" w:space="0" w:color="auto"/>
              <w:right w:val="outset" w:sz="6" w:space="0" w:color="auto"/>
            </w:tcBorders>
          </w:tcPr>
          <w:p w14:paraId="24CBA410"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Intelligent controller</w:t>
            </w:r>
          </w:p>
        </w:tc>
      </w:tr>
      <w:tr w:rsidR="001F09CD" w14:paraId="5123DAB1" w14:textId="77777777">
        <w:trPr>
          <w:tblCellSpacing w:w="0" w:type="dxa"/>
        </w:trPr>
        <w:tc>
          <w:tcPr>
            <w:tcW w:w="2260" w:type="dxa"/>
            <w:tcBorders>
              <w:top w:val="outset" w:sz="6" w:space="0" w:color="auto"/>
              <w:left w:val="outset" w:sz="6" w:space="0" w:color="auto"/>
              <w:bottom w:val="outset" w:sz="6" w:space="0" w:color="auto"/>
              <w:right w:val="outset" w:sz="6" w:space="0" w:color="auto"/>
            </w:tcBorders>
          </w:tcPr>
          <w:p w14:paraId="498050AB"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c>
          <w:tcPr>
            <w:tcW w:w="6140" w:type="dxa"/>
            <w:tcBorders>
              <w:top w:val="outset" w:sz="6" w:space="0" w:color="auto"/>
              <w:left w:val="outset" w:sz="6" w:space="0" w:color="auto"/>
              <w:bottom w:val="outset" w:sz="6" w:space="0" w:color="auto"/>
              <w:right w:val="outset" w:sz="6" w:space="0" w:color="auto"/>
            </w:tcBorders>
          </w:tcPr>
          <w:p w14:paraId="5AA398A5" w14:textId="77777777" w:rsidR="001F09CD" w:rsidRDefault="00D44AF3">
            <w:pPr>
              <w:spacing w:before="100" w:beforeAutospacing="1" w:after="100" w:afterAutospacing="1"/>
              <w:rPr>
                <w:rFonts w:ascii="Times" w:hAnsi="Times" w:cs="Times New Roman"/>
                <w:sz w:val="20"/>
                <w:szCs w:val="20"/>
                <w:lang w:eastAsia="en-US"/>
              </w:rPr>
            </w:pPr>
            <w:r>
              <w:rPr>
                <w:rFonts w:ascii="Times" w:hAnsi="Times" w:cs="Times New Roman"/>
                <w:sz w:val="20"/>
                <w:szCs w:val="20"/>
                <w:lang w:eastAsia="en-US"/>
              </w:rPr>
              <w:t> </w:t>
            </w:r>
          </w:p>
        </w:tc>
      </w:tr>
    </w:tbl>
    <w:p w14:paraId="67898F97" w14:textId="77777777" w:rsidR="001F09CD" w:rsidRDefault="001F09CD">
      <w:pPr>
        <w:spacing w:before="100" w:beforeAutospacing="1" w:after="100" w:afterAutospacing="1"/>
        <w:rPr>
          <w:rFonts w:ascii="Times" w:hAnsi="Times" w:cs="Times New Roman"/>
          <w:sz w:val="20"/>
          <w:szCs w:val="20"/>
          <w:lang w:eastAsia="en-US"/>
        </w:rPr>
      </w:pPr>
    </w:p>
    <w:sectPr w:rsidR="001F09CD">
      <w:footerReference w:type="even" r:id="rId49"/>
      <w:footerReference w:type="default" r:id="rId50"/>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dro Miguel Mestre Alves Da Silva" w:date="2019-04-07T20:53:00Z" w:initials="PS">
    <w:p w14:paraId="3B65B2CC" w14:textId="77777777" w:rsidR="001F09CD" w:rsidRDefault="00D44AF3">
      <w:r>
        <w:t>All teams: good work!</w:t>
      </w:r>
    </w:p>
    <w:p w14:paraId="47890610" w14:textId="77777777" w:rsidR="001F09CD" w:rsidRDefault="00D44AF3">
      <w:r>
        <w:t>I have in here some comments that in my opinion you all should think about it while implementing the next stages of the project!</w:t>
      </w:r>
    </w:p>
    <w:p w14:paraId="6EBA785D" w14:textId="77777777" w:rsidR="001F09CD" w:rsidRDefault="001F09CD"/>
  </w:comment>
  <w:comment w:id="11" w:author="Pedro Miguel Mestre Alves Da Silva" w:date="2019-04-07T18:02:00Z" w:initials="PS">
    <w:p w14:paraId="02A87EDA" w14:textId="77777777" w:rsidR="001F09CD" w:rsidRDefault="00D44AF3">
      <w:r>
        <w:t>NC: Web and Android, right?</w:t>
      </w:r>
    </w:p>
  </w:comment>
  <w:comment w:id="12" w:author="Zhang Rui" w:date="2019-04-08T07:21:00Z" w:initials="ZR">
    <w:p w14:paraId="15171670" w14:textId="77777777" w:rsidR="001F09CD" w:rsidRDefault="00D44AF3">
      <w:pPr>
        <w:pStyle w:val="a4"/>
      </w:pPr>
      <w:r>
        <w:t>Yes.</w:t>
      </w:r>
    </w:p>
  </w:comment>
  <w:comment w:id="70" w:author="Pedro Miguel Mestre Alves Da Silva" w:date="2019-04-07T20:14:00Z" w:initials="PS">
    <w:p w14:paraId="27AB134A" w14:textId="77777777" w:rsidR="001F09CD" w:rsidRDefault="00D44AF3">
      <w:r>
        <w:t>Server team, Web App Team, Android APP Team and Datab</w:t>
      </w:r>
      <w:r>
        <w:rPr>
          <w:rFonts w:hint="eastAsia"/>
          <w:lang w:eastAsia="zh-CN"/>
        </w:rPr>
        <w:t>a</w:t>
      </w:r>
      <w:r>
        <w:t>se Team, do not fo</w:t>
      </w:r>
      <w:r>
        <w:rPr>
          <w:rFonts w:hint="eastAsia"/>
          <w:lang w:eastAsia="zh-CN"/>
        </w:rPr>
        <w:t>r</w:t>
      </w:r>
      <w:r>
        <w:t>get in the next stages of the project that:</w:t>
      </w:r>
    </w:p>
    <w:p w14:paraId="690FC510" w14:textId="77777777" w:rsidR="001F09CD" w:rsidRDefault="00D44AF3">
      <w:r>
        <w:t>- Actions in the Android APP must have the corresponding actions in the server part. For example: For the android client to be able to login you must have that service in the server;</w:t>
      </w:r>
    </w:p>
    <w:p w14:paraId="1D07E615" w14:textId="77777777" w:rsidR="001F09CD" w:rsidRDefault="00D44AF3">
      <w:r>
        <w:t>- Actions in the server must have the corresponding part in the database. For example, when the Android APP requests the server to login a user, the sever must ask the database;</w:t>
      </w:r>
    </w:p>
    <w:p w14:paraId="5312835A" w14:textId="77777777" w:rsidR="001F09CD" w:rsidRDefault="00D44AF3">
      <w:r>
        <w:t>- Actions in the web app (that are the same as in the Android APP) must have the corresponding part in the database.</w:t>
      </w:r>
    </w:p>
  </w:comment>
  <w:comment w:id="71" w:author="Zhang Rui" w:date="2019-04-08T07:25:00Z" w:initials="ZR">
    <w:p w14:paraId="0845F7BA" w14:textId="77777777" w:rsidR="001F09CD" w:rsidRDefault="00D44AF3">
      <w:pPr>
        <w:pStyle w:val="a4"/>
        <w:rPr>
          <w:lang w:eastAsia="zh-CN"/>
        </w:rPr>
      </w:pPr>
      <w:r>
        <w:rPr>
          <w:rFonts w:hint="eastAsia"/>
          <w:lang w:eastAsia="zh-CN"/>
        </w:rPr>
        <w:t>A</w:t>
      </w:r>
      <w:r>
        <w:rPr>
          <w:lang w:eastAsia="zh-CN"/>
        </w:rPr>
        <w:t>greed.</w:t>
      </w:r>
    </w:p>
  </w:comment>
  <w:comment w:id="77" w:author="Pedro Miguel Mestre Alves Da Silva" w:date="2019-04-07T20:16:00Z" w:initials="PS">
    <w:p w14:paraId="7F3D60D9" w14:textId="77777777" w:rsidR="001F09CD" w:rsidRDefault="00D44AF3">
      <w:r>
        <w:t>If webservices are used (</w:t>
      </w:r>
      <w:proofErr w:type="gramStart"/>
      <w:r>
        <w:t>see  the</w:t>
      </w:r>
      <w:proofErr w:type="gramEnd"/>
      <w:r>
        <w:t xml:space="preserve"> comments in 2.4.2) this will happen </w:t>
      </w:r>
      <w:r>
        <w:rPr>
          <w:rFonts w:hint="eastAsia"/>
          <w:lang w:eastAsia="zh-CN"/>
        </w:rPr>
        <w:t>e</w:t>
      </w:r>
      <w:r>
        <w:t>very time the hardware sends sensor data.</w:t>
      </w:r>
    </w:p>
  </w:comment>
  <w:comment w:id="83" w:author="Pedro Miguel Mestre Alves Da Silva" w:date="2019-04-07T19:11:00Z" w:initials="PS">
    <w:p w14:paraId="70B97391" w14:textId="77777777" w:rsidR="001F09CD" w:rsidRDefault="00D44AF3">
      <w:r>
        <w:t>Using plain sockets</w:t>
      </w:r>
      <w:r>
        <w:rPr>
          <w:rFonts w:hint="eastAsia"/>
          <w:lang w:eastAsia="zh-CN"/>
        </w:rPr>
        <w:t>,</w:t>
      </w:r>
      <w:r>
        <w:t xml:space="preserve"> you will have to deal with: s</w:t>
      </w:r>
      <w:r>
        <w:rPr>
          <w:rFonts w:hint="eastAsia"/>
          <w:lang w:eastAsia="zh-CN"/>
        </w:rPr>
        <w:t>e</w:t>
      </w:r>
      <w:r>
        <w:t>tting up high-level protocols and thr</w:t>
      </w:r>
      <w:r>
        <w:rPr>
          <w:rFonts w:hint="eastAsia"/>
          <w:lang w:eastAsia="zh-CN"/>
        </w:rPr>
        <w:t>e</w:t>
      </w:r>
      <w:r>
        <w:t>ads. If you use web services and an already existing web server, such as Apache, you only have to deal with the application logic.</w:t>
      </w:r>
    </w:p>
  </w:comment>
  <w:comment w:id="84" w:author="Pedro Miguel Mestre Alves Da Silva" w:date="2019-04-07T19:12:00Z" w:initials="PS">
    <w:p w14:paraId="159382EE" w14:textId="77777777" w:rsidR="001F09CD" w:rsidRDefault="00D44AF3">
      <w:r>
        <w:t>And will have a more standard solution.</w:t>
      </w:r>
    </w:p>
  </w:comment>
  <w:comment w:id="85" w:author="Zhang Rui" w:date="2019-04-08T07:25:00Z" w:initials="ZR">
    <w:p w14:paraId="5712A4AC" w14:textId="77777777" w:rsidR="001F09CD" w:rsidRDefault="00D44AF3">
      <w:pPr>
        <w:pStyle w:val="a4"/>
        <w:rPr>
          <w:lang w:eastAsia="zh-CN"/>
        </w:rPr>
      </w:pPr>
      <w:r>
        <w:rPr>
          <w:rFonts w:hint="eastAsia"/>
          <w:lang w:eastAsia="zh-CN"/>
        </w:rPr>
        <w:t>W</w:t>
      </w:r>
      <w:r>
        <w:rPr>
          <w:lang w:eastAsia="zh-CN"/>
        </w:rPr>
        <w:t xml:space="preserve">e should have </w:t>
      </w:r>
      <w:proofErr w:type="gramStart"/>
      <w:r>
        <w:rPr>
          <w:lang w:eastAsia="zh-CN"/>
        </w:rPr>
        <w:t>think</w:t>
      </w:r>
      <w:proofErr w:type="gramEnd"/>
      <w:r>
        <w:rPr>
          <w:lang w:eastAsia="zh-CN"/>
        </w:rPr>
        <w:t xml:space="preserve"> about that.</w:t>
      </w:r>
    </w:p>
  </w:comment>
  <w:comment w:id="86" w:author="Pedro Miguel Mestre Alves Da Silva" w:date="2019-04-07T19:13:00Z" w:initials="PS">
    <w:p w14:paraId="01444DE1" w14:textId="77777777" w:rsidR="001F09CD" w:rsidRDefault="00D44AF3">
      <w:r>
        <w:t>Missing sent to Intelligent Controller?</w:t>
      </w:r>
    </w:p>
    <w:p w14:paraId="346C59BA" w14:textId="77777777" w:rsidR="001F09CD" w:rsidRDefault="00D44AF3">
      <w:r>
        <w:t>"Record data in server" is store in DB?</w:t>
      </w:r>
    </w:p>
  </w:comment>
  <w:comment w:id="87" w:author="Zhang Rui" w:date="2019-04-08T07:26:00Z" w:initials="ZR">
    <w:p w14:paraId="3BBAF5C2" w14:textId="77777777" w:rsidR="001F09CD" w:rsidRDefault="00D44AF3">
      <w:pPr>
        <w:pStyle w:val="a4"/>
        <w:rPr>
          <w:lang w:eastAsia="zh-CN"/>
        </w:rPr>
      </w:pPr>
      <w:r>
        <w:rPr>
          <w:rFonts w:hint="eastAsia"/>
          <w:lang w:eastAsia="zh-CN"/>
        </w:rPr>
        <w:t>T</w:t>
      </w:r>
      <w:r>
        <w:rPr>
          <w:lang w:eastAsia="zh-CN"/>
        </w:rPr>
        <w:t>he answer on the last class was yes. I do not know the current status.</w:t>
      </w:r>
    </w:p>
  </w:comment>
  <w:comment w:id="88" w:author="Pedro Miguel Mestre Alves Da Silva" w:date="2019-04-07T19:14:00Z" w:initials="PS">
    <w:p w14:paraId="0E72F9DF" w14:textId="77777777" w:rsidR="001F09CD" w:rsidRDefault="00D44AF3">
      <w:r>
        <w:t>For how long? Can't be trying to reconnect forever.</w:t>
      </w:r>
    </w:p>
  </w:comment>
  <w:comment w:id="96" w:author="Pedro Miguel Mestre Alves Da Silva" w:date="2019-04-07T19:15:00Z" w:initials="PS">
    <w:p w14:paraId="6BE88878" w14:textId="77777777" w:rsidR="001F09CD" w:rsidRDefault="00D44AF3">
      <w:r>
        <w:t>Client asks for light state?</w:t>
      </w:r>
    </w:p>
  </w:comment>
  <w:comment w:id="94" w:author="Pedro Miguel Mestre Alves Da Silva" w:date="2019-04-07T20:21:00Z" w:initials="PS">
    <w:p w14:paraId="52C86718" w14:textId="77777777" w:rsidR="001F09CD" w:rsidRDefault="00D44AF3">
      <w:r>
        <w:t>In need a clarification about this. This use case is used when the hardware that commands the light asks the server if light must be turned on or off?</w:t>
      </w:r>
    </w:p>
  </w:comment>
  <w:comment w:id="97" w:author="Zhang Rui" w:date="2019-04-08T07:27:00Z" w:initials="ZR">
    <w:p w14:paraId="6D27D52A" w14:textId="77777777" w:rsidR="001F09CD" w:rsidRDefault="00D44AF3">
      <w:pPr>
        <w:pStyle w:val="a4"/>
        <w:rPr>
          <w:lang w:eastAsia="zh-CN"/>
        </w:rPr>
      </w:pPr>
      <w:r>
        <w:rPr>
          <w:rFonts w:hint="eastAsia"/>
          <w:lang w:eastAsia="zh-CN"/>
        </w:rPr>
        <w:t>N</w:t>
      </w:r>
      <w:r>
        <w:rPr>
          <w:lang w:eastAsia="zh-CN"/>
        </w:rPr>
        <w:t>ot exactly, as it’s a precondition of the command execution.</w:t>
      </w:r>
    </w:p>
  </w:comment>
  <w:comment w:id="95" w:author="Pedro Miguel Mestre Alves Da Silva" w:date="2019-04-07T20:22:00Z" w:initials="PS">
    <w:p w14:paraId="2C29971B" w14:textId="77777777" w:rsidR="001F09CD" w:rsidRDefault="00D44AF3">
      <w:r>
        <w:t>Or is when the hardware sends the sensor data to the server?</w:t>
      </w:r>
    </w:p>
  </w:comment>
  <w:comment w:id="103" w:author="Pedro Miguel Mestre Alves Da Silva" w:date="2019-04-07T20:24:00Z" w:initials="PS">
    <w:p w14:paraId="5296C18C" w14:textId="77777777" w:rsidR="001F09CD" w:rsidRDefault="00D44AF3">
      <w:r>
        <w:t>NC: what type of information?</w:t>
      </w:r>
    </w:p>
  </w:comment>
  <w:comment w:id="104" w:author="Zhang Rui" w:date="2019-04-08T07:28:00Z" w:initials="ZR">
    <w:p w14:paraId="7C8BF06C" w14:textId="77777777" w:rsidR="001F09CD" w:rsidRDefault="00D44AF3">
      <w:pPr>
        <w:pStyle w:val="a4"/>
        <w:rPr>
          <w:lang w:eastAsia="zh-CN"/>
        </w:rPr>
      </w:pPr>
      <w:r>
        <w:rPr>
          <w:rFonts w:hint="eastAsia"/>
          <w:lang w:eastAsia="zh-CN"/>
        </w:rPr>
        <w:t>W</w:t>
      </w:r>
      <w:r>
        <w:rPr>
          <w:lang w:eastAsia="zh-CN"/>
        </w:rPr>
        <w:t>e may need to list the type of information here for the customer.</w:t>
      </w:r>
    </w:p>
  </w:comment>
  <w:comment w:id="110" w:author="Pedro Miguel Mestre Alves Da Silva" w:date="2019-04-07T20:27:00Z" w:initials="PS">
    <w:p w14:paraId="1F9353E6" w14:textId="77777777" w:rsidR="001F09CD" w:rsidRDefault="00D44AF3">
      <w:r>
        <w:t>Unless all IP addresses of the hardware are public (which will not be the case), or you keep a connection open between server and all hardware nodes (which is not feasible if you have many nodes), you should have the hardware querying the server and not the server pushing data to the client.</w:t>
      </w:r>
    </w:p>
  </w:comment>
  <w:comment w:id="127" w:author="Zhang Rui" w:date="2019-04-08T07:29:00Z" w:initials="ZR">
    <w:p w14:paraId="72067159" w14:textId="77777777" w:rsidR="001F09CD" w:rsidRDefault="00D44AF3">
      <w:pPr>
        <w:pStyle w:val="a4"/>
        <w:rPr>
          <w:lang w:eastAsia="zh-CN"/>
        </w:rPr>
      </w:pPr>
      <w:r>
        <w:rPr>
          <w:lang w:eastAsia="zh-CN"/>
        </w:rPr>
        <w:t>More clarifications needed.</w:t>
      </w:r>
    </w:p>
  </w:comment>
  <w:comment w:id="149" w:author="Pedro Miguel Mestre Alves Da Silva" w:date="2019-04-07T19:21:00Z" w:initials="PS">
    <w:p w14:paraId="7C375884" w14:textId="77777777" w:rsidR="001F09CD" w:rsidRDefault="00D44AF3">
      <w:r>
        <w:t>Because commands cannot be sent to the light directly (lights must ask for their state), "give the command" means that the new state of the light is stored in memory or database?</w:t>
      </w:r>
    </w:p>
  </w:comment>
  <w:comment w:id="147" w:author="Pedro Miguel Mestre Alves Da Silva" w:date="2019-04-07T20:35:00Z" w:initials="PS">
    <w:p w14:paraId="724BC373" w14:textId="77777777" w:rsidR="001F09CD" w:rsidRDefault="00D44AF3">
      <w:r>
        <w:t>If this means that the command to turn on or off the lights are sent to the server, then see the comments in the previous use cases.</w:t>
      </w:r>
    </w:p>
  </w:comment>
  <w:comment w:id="152" w:author="Pedro Miguel Mestre Alves Da Silva" w:date="2019-04-07T20:36:00Z" w:initials="PS">
    <w:p w14:paraId="5F960A96" w14:textId="77777777" w:rsidR="001F09CD" w:rsidRDefault="00D44AF3">
      <w:r>
        <w:t>NC: why this time?</w:t>
      </w:r>
    </w:p>
  </w:comment>
  <w:comment w:id="153" w:author="Pedro Miguel Mestre Alves Da Silva" w:date="2019-04-07T20:34:00Z" w:initials="PS">
    <w:p w14:paraId="1A21076B" w14:textId="77777777" w:rsidR="001F09CD" w:rsidRDefault="00D44AF3">
      <w:r>
        <w:t>?</w:t>
      </w:r>
    </w:p>
  </w:comment>
  <w:comment w:id="154" w:author="Zhang Rui" w:date="2019-04-08T07:33:00Z" w:initials="ZR">
    <w:p w14:paraId="00264F12" w14:textId="77777777" w:rsidR="001F09CD" w:rsidRDefault="00D44AF3">
      <w:pPr>
        <w:pStyle w:val="a4"/>
        <w:rPr>
          <w:lang w:eastAsia="zh-CN"/>
        </w:rPr>
      </w:pPr>
      <w:r>
        <w:rPr>
          <w:rStyle w:val="af5"/>
        </w:rPr>
        <w:t>Should be deleted from the template.</w:t>
      </w:r>
    </w:p>
  </w:comment>
  <w:comment w:id="165" w:author="Zhang Rui" w:date="2019-04-08T07:34:00Z" w:initials="ZR">
    <w:p w14:paraId="58B405AF" w14:textId="77777777" w:rsidR="001F09CD" w:rsidRDefault="00D44AF3">
      <w:pPr>
        <w:pStyle w:val="a4"/>
        <w:rPr>
          <w:lang w:eastAsia="zh-CN"/>
        </w:rPr>
      </w:pPr>
      <w:r>
        <w:rPr>
          <w:rFonts w:hint="eastAsia"/>
          <w:lang w:eastAsia="zh-CN"/>
        </w:rPr>
        <w:t>A</w:t>
      </w:r>
      <w:r>
        <w:rPr>
          <w:lang w:eastAsia="zh-CN"/>
        </w:rPr>
        <w:t>ttention that the dates are not of the same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BA785D" w15:done="0"/>
  <w15:commentEx w15:paraId="02A87EDA" w15:done="0"/>
  <w15:commentEx w15:paraId="15171670" w15:done="0"/>
  <w15:commentEx w15:paraId="5312835A" w15:done="0"/>
  <w15:commentEx w15:paraId="0845F7BA" w15:done="0"/>
  <w15:commentEx w15:paraId="7F3D60D9" w15:done="0"/>
  <w15:commentEx w15:paraId="70B97391" w15:done="0"/>
  <w15:commentEx w15:paraId="159382EE" w15:done="0"/>
  <w15:commentEx w15:paraId="5712A4AC" w15:done="0"/>
  <w15:commentEx w15:paraId="346C59BA" w15:done="0"/>
  <w15:commentEx w15:paraId="3BBAF5C2" w15:done="0"/>
  <w15:commentEx w15:paraId="0E72F9DF" w15:done="0"/>
  <w15:commentEx w15:paraId="6BE88878" w15:done="0"/>
  <w15:commentEx w15:paraId="52C86718" w15:done="0"/>
  <w15:commentEx w15:paraId="6D27D52A" w15:done="0"/>
  <w15:commentEx w15:paraId="2C29971B" w15:done="0"/>
  <w15:commentEx w15:paraId="5296C18C" w15:done="0"/>
  <w15:commentEx w15:paraId="7C8BF06C" w15:done="0"/>
  <w15:commentEx w15:paraId="1F9353E6" w15:done="0"/>
  <w15:commentEx w15:paraId="72067159" w15:done="0"/>
  <w15:commentEx w15:paraId="7C375884" w15:done="0"/>
  <w15:commentEx w15:paraId="724BC373" w15:done="0"/>
  <w15:commentEx w15:paraId="5F960A96" w15:done="0"/>
  <w15:commentEx w15:paraId="1A21076B" w15:done="0"/>
  <w15:commentEx w15:paraId="00264F12" w15:done="0"/>
  <w15:commentEx w15:paraId="58B405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BA785D" w16cid:durableId="20578C5B"/>
  <w16cid:commentId w16cid:paraId="02A87EDA" w16cid:durableId="20578C5C"/>
  <w16cid:commentId w16cid:paraId="15171670" w16cid:durableId="20578C5D"/>
  <w16cid:commentId w16cid:paraId="5312835A" w16cid:durableId="20578C5E"/>
  <w16cid:commentId w16cid:paraId="0845F7BA" w16cid:durableId="20578C5F"/>
  <w16cid:commentId w16cid:paraId="7F3D60D9" w16cid:durableId="20578C60"/>
  <w16cid:commentId w16cid:paraId="70B97391" w16cid:durableId="20578C61"/>
  <w16cid:commentId w16cid:paraId="159382EE" w16cid:durableId="20578C62"/>
  <w16cid:commentId w16cid:paraId="5712A4AC" w16cid:durableId="20578C63"/>
  <w16cid:commentId w16cid:paraId="346C59BA" w16cid:durableId="20578C64"/>
  <w16cid:commentId w16cid:paraId="3BBAF5C2" w16cid:durableId="20578C65"/>
  <w16cid:commentId w16cid:paraId="0E72F9DF" w16cid:durableId="20578C66"/>
  <w16cid:commentId w16cid:paraId="6BE88878" w16cid:durableId="20578C67"/>
  <w16cid:commentId w16cid:paraId="52C86718" w16cid:durableId="20578C68"/>
  <w16cid:commentId w16cid:paraId="6D27D52A" w16cid:durableId="20578C69"/>
  <w16cid:commentId w16cid:paraId="2C29971B" w16cid:durableId="20578C6A"/>
  <w16cid:commentId w16cid:paraId="5296C18C" w16cid:durableId="20578C6B"/>
  <w16cid:commentId w16cid:paraId="7C8BF06C" w16cid:durableId="20578C6C"/>
  <w16cid:commentId w16cid:paraId="1F9353E6" w16cid:durableId="20578C6D"/>
  <w16cid:commentId w16cid:paraId="72067159" w16cid:durableId="20578C6E"/>
  <w16cid:commentId w16cid:paraId="7C375884" w16cid:durableId="20578C6F"/>
  <w16cid:commentId w16cid:paraId="724BC373" w16cid:durableId="20578C70"/>
  <w16cid:commentId w16cid:paraId="5F960A96" w16cid:durableId="20578C71"/>
  <w16cid:commentId w16cid:paraId="1A21076B" w16cid:durableId="20578C72"/>
  <w16cid:commentId w16cid:paraId="00264F12" w16cid:durableId="20578C73"/>
  <w16cid:commentId w16cid:paraId="58B405AF" w16cid:durableId="20578C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9E43F" w14:textId="77777777" w:rsidR="00526211" w:rsidRDefault="00526211">
      <w:r>
        <w:separator/>
      </w:r>
    </w:p>
  </w:endnote>
  <w:endnote w:type="continuationSeparator" w:id="0">
    <w:p w14:paraId="3FEA4F92" w14:textId="77777777" w:rsidR="00526211" w:rsidRDefault="00526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15798" w14:textId="77777777" w:rsidR="001F09CD" w:rsidRDefault="00D44AF3">
    <w:pPr>
      <w:pStyle w:val="a9"/>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284A2DD3" w14:textId="77777777" w:rsidR="001F09CD" w:rsidRDefault="001F09CD">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3306E" w14:textId="77777777" w:rsidR="001F09CD" w:rsidRDefault="00D44AF3">
    <w:pPr>
      <w:pStyle w:val="a9"/>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FF0CB5">
      <w:rPr>
        <w:rStyle w:val="af1"/>
        <w:noProof/>
      </w:rPr>
      <w:t>49</w:t>
    </w:r>
    <w:r>
      <w:rPr>
        <w:rStyle w:val="af1"/>
      </w:rPr>
      <w:fldChar w:fldCharType="end"/>
    </w:r>
  </w:p>
  <w:p w14:paraId="6045995E" w14:textId="77777777" w:rsidR="001F09CD" w:rsidRDefault="001F09CD">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AB1D3" w14:textId="77777777" w:rsidR="00526211" w:rsidRDefault="00526211">
      <w:r>
        <w:separator/>
      </w:r>
    </w:p>
  </w:footnote>
  <w:footnote w:type="continuationSeparator" w:id="0">
    <w:p w14:paraId="5C541C0A" w14:textId="77777777" w:rsidR="00526211" w:rsidRDefault="005262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C0A61"/>
    <w:multiLevelType w:val="multilevel"/>
    <w:tmpl w:val="1E3C0A61"/>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 w15:restartNumberingAfterBreak="0">
    <w:nsid w:val="240E5306"/>
    <w:multiLevelType w:val="multilevel"/>
    <w:tmpl w:val="240E530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40D869A7"/>
    <w:multiLevelType w:val="multilevel"/>
    <w:tmpl w:val="40D869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41B50EFE"/>
    <w:multiLevelType w:val="multilevel"/>
    <w:tmpl w:val="41B50EF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15:restartNumberingAfterBreak="0">
    <w:nsid w:val="69F51B5C"/>
    <w:multiLevelType w:val="multilevel"/>
    <w:tmpl w:val="69F51B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72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319"/>
    <w:rsid w:val="8B036A5B"/>
    <w:rsid w:val="8FE5B90B"/>
    <w:rsid w:val="9E7F4531"/>
    <w:rsid w:val="A0B7485C"/>
    <w:rsid w:val="A35E2F78"/>
    <w:rsid w:val="A9AC0F41"/>
    <w:rsid w:val="B2EF99ED"/>
    <w:rsid w:val="B8FEC95F"/>
    <w:rsid w:val="B9FB9335"/>
    <w:rsid w:val="BBED5E7E"/>
    <w:rsid w:val="BD2EA139"/>
    <w:rsid w:val="BDEFF91C"/>
    <w:rsid w:val="BFFF596B"/>
    <w:rsid w:val="D5FD1112"/>
    <w:rsid w:val="DBBFD0A8"/>
    <w:rsid w:val="DDF96B8B"/>
    <w:rsid w:val="DEF7559C"/>
    <w:rsid w:val="DFFB347C"/>
    <w:rsid w:val="EFA7481F"/>
    <w:rsid w:val="F0FCB61B"/>
    <w:rsid w:val="F4FCA7A7"/>
    <w:rsid w:val="F5FC79C3"/>
    <w:rsid w:val="F7AF0E7B"/>
    <w:rsid w:val="F7DF320F"/>
    <w:rsid w:val="FAFEF869"/>
    <w:rsid w:val="FB9FE07B"/>
    <w:rsid w:val="FBEF790B"/>
    <w:rsid w:val="FE6A9801"/>
    <w:rsid w:val="FF27A668"/>
    <w:rsid w:val="FFB5D583"/>
    <w:rsid w:val="FFB5D643"/>
    <w:rsid w:val="FFD8AB5F"/>
    <w:rsid w:val="FFDF48E1"/>
    <w:rsid w:val="FFDFC002"/>
    <w:rsid w:val="FFE9DE2F"/>
    <w:rsid w:val="FFEF0DBD"/>
    <w:rsid w:val="FFF7CB3C"/>
    <w:rsid w:val="00014354"/>
    <w:rsid w:val="000164A1"/>
    <w:rsid w:val="0002585F"/>
    <w:rsid w:val="000473B4"/>
    <w:rsid w:val="0006757F"/>
    <w:rsid w:val="000974D0"/>
    <w:rsid w:val="000A5023"/>
    <w:rsid w:val="000A782D"/>
    <w:rsid w:val="000A7A4E"/>
    <w:rsid w:val="000B5663"/>
    <w:rsid w:val="000B6128"/>
    <w:rsid w:val="000C2344"/>
    <w:rsid w:val="000C6F1F"/>
    <w:rsid w:val="000D1BA3"/>
    <w:rsid w:val="000F5F59"/>
    <w:rsid w:val="000F68FB"/>
    <w:rsid w:val="000F7D05"/>
    <w:rsid w:val="00123456"/>
    <w:rsid w:val="00136DD0"/>
    <w:rsid w:val="001455E5"/>
    <w:rsid w:val="00146EC2"/>
    <w:rsid w:val="00153FC4"/>
    <w:rsid w:val="00155A92"/>
    <w:rsid w:val="001575AC"/>
    <w:rsid w:val="00167F7B"/>
    <w:rsid w:val="0017594E"/>
    <w:rsid w:val="0018610E"/>
    <w:rsid w:val="00192DFA"/>
    <w:rsid w:val="001A3260"/>
    <w:rsid w:val="001A4007"/>
    <w:rsid w:val="001A4954"/>
    <w:rsid w:val="001B0FB7"/>
    <w:rsid w:val="001B11BA"/>
    <w:rsid w:val="001B211B"/>
    <w:rsid w:val="001C2737"/>
    <w:rsid w:val="001D2F0A"/>
    <w:rsid w:val="001D528B"/>
    <w:rsid w:val="001E3E9C"/>
    <w:rsid w:val="001F09CD"/>
    <w:rsid w:val="001F168E"/>
    <w:rsid w:val="001F4ED9"/>
    <w:rsid w:val="00203904"/>
    <w:rsid w:val="002146AF"/>
    <w:rsid w:val="00217CFD"/>
    <w:rsid w:val="00220C6F"/>
    <w:rsid w:val="0022179F"/>
    <w:rsid w:val="00224285"/>
    <w:rsid w:val="00227C72"/>
    <w:rsid w:val="00232EF0"/>
    <w:rsid w:val="00241917"/>
    <w:rsid w:val="002427E9"/>
    <w:rsid w:val="002536FA"/>
    <w:rsid w:val="00261491"/>
    <w:rsid w:val="00264C3C"/>
    <w:rsid w:val="00265C1F"/>
    <w:rsid w:val="00273547"/>
    <w:rsid w:val="00280D65"/>
    <w:rsid w:val="00291EC3"/>
    <w:rsid w:val="002949A8"/>
    <w:rsid w:val="002A4244"/>
    <w:rsid w:val="002A53D7"/>
    <w:rsid w:val="002B2E40"/>
    <w:rsid w:val="002C39C2"/>
    <w:rsid w:val="002C5B5A"/>
    <w:rsid w:val="002C7631"/>
    <w:rsid w:val="002D0EF4"/>
    <w:rsid w:val="002D5F15"/>
    <w:rsid w:val="002D65C5"/>
    <w:rsid w:val="002F117F"/>
    <w:rsid w:val="002F12E3"/>
    <w:rsid w:val="002F14B0"/>
    <w:rsid w:val="002F5DBA"/>
    <w:rsid w:val="00307E94"/>
    <w:rsid w:val="00312C68"/>
    <w:rsid w:val="00313275"/>
    <w:rsid w:val="0031494B"/>
    <w:rsid w:val="003168E9"/>
    <w:rsid w:val="003233C2"/>
    <w:rsid w:val="00323B62"/>
    <w:rsid w:val="003304EF"/>
    <w:rsid w:val="00331948"/>
    <w:rsid w:val="0033377D"/>
    <w:rsid w:val="00337376"/>
    <w:rsid w:val="003445EE"/>
    <w:rsid w:val="003467E5"/>
    <w:rsid w:val="003539AE"/>
    <w:rsid w:val="00354D24"/>
    <w:rsid w:val="00366119"/>
    <w:rsid w:val="00373D6D"/>
    <w:rsid w:val="00384F0D"/>
    <w:rsid w:val="00390BD8"/>
    <w:rsid w:val="00392BAD"/>
    <w:rsid w:val="003B56E8"/>
    <w:rsid w:val="003C1248"/>
    <w:rsid w:val="003C1690"/>
    <w:rsid w:val="003C22AB"/>
    <w:rsid w:val="003D5AA2"/>
    <w:rsid w:val="003D7C99"/>
    <w:rsid w:val="003E4615"/>
    <w:rsid w:val="003F3235"/>
    <w:rsid w:val="003F5C43"/>
    <w:rsid w:val="004019BF"/>
    <w:rsid w:val="00402CF3"/>
    <w:rsid w:val="004078C8"/>
    <w:rsid w:val="00407F42"/>
    <w:rsid w:val="00410326"/>
    <w:rsid w:val="00432A48"/>
    <w:rsid w:val="00432D59"/>
    <w:rsid w:val="00437B23"/>
    <w:rsid w:val="004418B7"/>
    <w:rsid w:val="00446386"/>
    <w:rsid w:val="004519A5"/>
    <w:rsid w:val="0045308F"/>
    <w:rsid w:val="004552B3"/>
    <w:rsid w:val="00471174"/>
    <w:rsid w:val="00474F05"/>
    <w:rsid w:val="00481BEB"/>
    <w:rsid w:val="004972AD"/>
    <w:rsid w:val="00497655"/>
    <w:rsid w:val="004A0C65"/>
    <w:rsid w:val="004A3470"/>
    <w:rsid w:val="004B4DB9"/>
    <w:rsid w:val="004B604C"/>
    <w:rsid w:val="004B60D9"/>
    <w:rsid w:val="004C082D"/>
    <w:rsid w:val="004C6723"/>
    <w:rsid w:val="004D2BB1"/>
    <w:rsid w:val="004E1F5D"/>
    <w:rsid w:val="004E6678"/>
    <w:rsid w:val="004F2C72"/>
    <w:rsid w:val="00501CA5"/>
    <w:rsid w:val="00507438"/>
    <w:rsid w:val="00510D1C"/>
    <w:rsid w:val="005112D1"/>
    <w:rsid w:val="00514341"/>
    <w:rsid w:val="00517C7A"/>
    <w:rsid w:val="005211D3"/>
    <w:rsid w:val="00523082"/>
    <w:rsid w:val="0052349C"/>
    <w:rsid w:val="00523FEF"/>
    <w:rsid w:val="00526211"/>
    <w:rsid w:val="0053131E"/>
    <w:rsid w:val="00535801"/>
    <w:rsid w:val="005467EF"/>
    <w:rsid w:val="0055074F"/>
    <w:rsid w:val="0055139F"/>
    <w:rsid w:val="0055200B"/>
    <w:rsid w:val="005603F9"/>
    <w:rsid w:val="00561643"/>
    <w:rsid w:val="0056621A"/>
    <w:rsid w:val="005665D4"/>
    <w:rsid w:val="0057378B"/>
    <w:rsid w:val="00576EF5"/>
    <w:rsid w:val="00582F84"/>
    <w:rsid w:val="0058360F"/>
    <w:rsid w:val="0058589A"/>
    <w:rsid w:val="005864B9"/>
    <w:rsid w:val="00591144"/>
    <w:rsid w:val="005958A7"/>
    <w:rsid w:val="0059620B"/>
    <w:rsid w:val="005A66CA"/>
    <w:rsid w:val="005C3AE7"/>
    <w:rsid w:val="005D179A"/>
    <w:rsid w:val="005D24C0"/>
    <w:rsid w:val="005D779A"/>
    <w:rsid w:val="005F1616"/>
    <w:rsid w:val="005F519D"/>
    <w:rsid w:val="00614BE5"/>
    <w:rsid w:val="00616B62"/>
    <w:rsid w:val="00616ED1"/>
    <w:rsid w:val="00617464"/>
    <w:rsid w:val="006223B1"/>
    <w:rsid w:val="00622419"/>
    <w:rsid w:val="00637E2E"/>
    <w:rsid w:val="00653996"/>
    <w:rsid w:val="006566D4"/>
    <w:rsid w:val="006615F1"/>
    <w:rsid w:val="00661F82"/>
    <w:rsid w:val="006655CA"/>
    <w:rsid w:val="0067495D"/>
    <w:rsid w:val="006816B1"/>
    <w:rsid w:val="00685123"/>
    <w:rsid w:val="006A5DF9"/>
    <w:rsid w:val="006A7919"/>
    <w:rsid w:val="006B7B3C"/>
    <w:rsid w:val="006C0518"/>
    <w:rsid w:val="006C4165"/>
    <w:rsid w:val="006D189A"/>
    <w:rsid w:val="006D6109"/>
    <w:rsid w:val="006D6829"/>
    <w:rsid w:val="006D6CDE"/>
    <w:rsid w:val="006E2B53"/>
    <w:rsid w:val="006E3172"/>
    <w:rsid w:val="00715EC9"/>
    <w:rsid w:val="007168BC"/>
    <w:rsid w:val="0071693B"/>
    <w:rsid w:val="007203E0"/>
    <w:rsid w:val="007225A4"/>
    <w:rsid w:val="00727A1B"/>
    <w:rsid w:val="007336CE"/>
    <w:rsid w:val="007365F8"/>
    <w:rsid w:val="0074790F"/>
    <w:rsid w:val="0075243F"/>
    <w:rsid w:val="00762AA8"/>
    <w:rsid w:val="00762D3B"/>
    <w:rsid w:val="00771F2C"/>
    <w:rsid w:val="00772D1E"/>
    <w:rsid w:val="00780F1F"/>
    <w:rsid w:val="00785631"/>
    <w:rsid w:val="00787F13"/>
    <w:rsid w:val="007921D7"/>
    <w:rsid w:val="0079292E"/>
    <w:rsid w:val="00793820"/>
    <w:rsid w:val="007A6783"/>
    <w:rsid w:val="007B40C0"/>
    <w:rsid w:val="007B4E8D"/>
    <w:rsid w:val="007C5AB7"/>
    <w:rsid w:val="007D3C97"/>
    <w:rsid w:val="007E1A00"/>
    <w:rsid w:val="008002FB"/>
    <w:rsid w:val="00804F94"/>
    <w:rsid w:val="00815D4E"/>
    <w:rsid w:val="00815FFC"/>
    <w:rsid w:val="008200EA"/>
    <w:rsid w:val="00832FD6"/>
    <w:rsid w:val="00834DD6"/>
    <w:rsid w:val="0083558E"/>
    <w:rsid w:val="00840B0C"/>
    <w:rsid w:val="00846BE9"/>
    <w:rsid w:val="00850025"/>
    <w:rsid w:val="008565C4"/>
    <w:rsid w:val="008621E6"/>
    <w:rsid w:val="00871545"/>
    <w:rsid w:val="008805BE"/>
    <w:rsid w:val="00886E19"/>
    <w:rsid w:val="008A34B5"/>
    <w:rsid w:val="008A4BC7"/>
    <w:rsid w:val="008C14DB"/>
    <w:rsid w:val="008C33FE"/>
    <w:rsid w:val="008D0F45"/>
    <w:rsid w:val="008E2D35"/>
    <w:rsid w:val="008E388B"/>
    <w:rsid w:val="008F0A2F"/>
    <w:rsid w:val="008F7FBF"/>
    <w:rsid w:val="00900147"/>
    <w:rsid w:val="009023C2"/>
    <w:rsid w:val="009135B5"/>
    <w:rsid w:val="0091446E"/>
    <w:rsid w:val="0091592D"/>
    <w:rsid w:val="00920CC8"/>
    <w:rsid w:val="00920E2E"/>
    <w:rsid w:val="00932E95"/>
    <w:rsid w:val="00945026"/>
    <w:rsid w:val="00945307"/>
    <w:rsid w:val="009469D7"/>
    <w:rsid w:val="00953C57"/>
    <w:rsid w:val="00955BD7"/>
    <w:rsid w:val="00961C52"/>
    <w:rsid w:val="00962484"/>
    <w:rsid w:val="00962B21"/>
    <w:rsid w:val="00964539"/>
    <w:rsid w:val="00976DA3"/>
    <w:rsid w:val="00983787"/>
    <w:rsid w:val="0098610F"/>
    <w:rsid w:val="009A161B"/>
    <w:rsid w:val="009A4EC8"/>
    <w:rsid w:val="009A539E"/>
    <w:rsid w:val="009B2D65"/>
    <w:rsid w:val="009B5C07"/>
    <w:rsid w:val="009B7AE0"/>
    <w:rsid w:val="009C185E"/>
    <w:rsid w:val="009C302F"/>
    <w:rsid w:val="009D3EF8"/>
    <w:rsid w:val="009D5C4A"/>
    <w:rsid w:val="009E2214"/>
    <w:rsid w:val="009E6068"/>
    <w:rsid w:val="009E6283"/>
    <w:rsid w:val="009F013D"/>
    <w:rsid w:val="009F020A"/>
    <w:rsid w:val="009F1B99"/>
    <w:rsid w:val="009F2DC6"/>
    <w:rsid w:val="009F443C"/>
    <w:rsid w:val="009F5C77"/>
    <w:rsid w:val="00A00025"/>
    <w:rsid w:val="00A01A84"/>
    <w:rsid w:val="00A13024"/>
    <w:rsid w:val="00A16AA0"/>
    <w:rsid w:val="00A206D0"/>
    <w:rsid w:val="00A21012"/>
    <w:rsid w:val="00A24C77"/>
    <w:rsid w:val="00A27177"/>
    <w:rsid w:val="00A5087E"/>
    <w:rsid w:val="00A55605"/>
    <w:rsid w:val="00A61FC1"/>
    <w:rsid w:val="00A624EA"/>
    <w:rsid w:val="00A700F0"/>
    <w:rsid w:val="00A70BFF"/>
    <w:rsid w:val="00A83C1C"/>
    <w:rsid w:val="00A851DD"/>
    <w:rsid w:val="00A862D0"/>
    <w:rsid w:val="00A91B6A"/>
    <w:rsid w:val="00A97104"/>
    <w:rsid w:val="00AB6E1D"/>
    <w:rsid w:val="00AB72CF"/>
    <w:rsid w:val="00AC401B"/>
    <w:rsid w:val="00AC5383"/>
    <w:rsid w:val="00AE1600"/>
    <w:rsid w:val="00AF01F1"/>
    <w:rsid w:val="00AF5CC3"/>
    <w:rsid w:val="00AF68C1"/>
    <w:rsid w:val="00B013DC"/>
    <w:rsid w:val="00B02A1A"/>
    <w:rsid w:val="00B075EF"/>
    <w:rsid w:val="00B2530A"/>
    <w:rsid w:val="00B26D0B"/>
    <w:rsid w:val="00B359D4"/>
    <w:rsid w:val="00B45521"/>
    <w:rsid w:val="00B4718C"/>
    <w:rsid w:val="00B6348B"/>
    <w:rsid w:val="00B64B15"/>
    <w:rsid w:val="00B704DD"/>
    <w:rsid w:val="00B712E9"/>
    <w:rsid w:val="00B76704"/>
    <w:rsid w:val="00B81FB6"/>
    <w:rsid w:val="00B860B1"/>
    <w:rsid w:val="00B87727"/>
    <w:rsid w:val="00B9156D"/>
    <w:rsid w:val="00B92925"/>
    <w:rsid w:val="00B9669F"/>
    <w:rsid w:val="00BA639C"/>
    <w:rsid w:val="00BB1A39"/>
    <w:rsid w:val="00BB6280"/>
    <w:rsid w:val="00BC41B2"/>
    <w:rsid w:val="00BC7931"/>
    <w:rsid w:val="00BD1D42"/>
    <w:rsid w:val="00BD3569"/>
    <w:rsid w:val="00BE20D2"/>
    <w:rsid w:val="00BF2FC4"/>
    <w:rsid w:val="00C129D9"/>
    <w:rsid w:val="00C12A66"/>
    <w:rsid w:val="00C3700C"/>
    <w:rsid w:val="00C40474"/>
    <w:rsid w:val="00C4087A"/>
    <w:rsid w:val="00C40B69"/>
    <w:rsid w:val="00C47169"/>
    <w:rsid w:val="00C52222"/>
    <w:rsid w:val="00C8247D"/>
    <w:rsid w:val="00C95D6E"/>
    <w:rsid w:val="00C97E7F"/>
    <w:rsid w:val="00CA4283"/>
    <w:rsid w:val="00CA4815"/>
    <w:rsid w:val="00CA604C"/>
    <w:rsid w:val="00CA779D"/>
    <w:rsid w:val="00CC4596"/>
    <w:rsid w:val="00CC49C3"/>
    <w:rsid w:val="00CD1448"/>
    <w:rsid w:val="00CD21D4"/>
    <w:rsid w:val="00CD28EA"/>
    <w:rsid w:val="00CD3467"/>
    <w:rsid w:val="00CE0803"/>
    <w:rsid w:val="00CF10F4"/>
    <w:rsid w:val="00CF34BB"/>
    <w:rsid w:val="00CF6AB9"/>
    <w:rsid w:val="00D009EE"/>
    <w:rsid w:val="00D25AEA"/>
    <w:rsid w:val="00D356CD"/>
    <w:rsid w:val="00D44AF3"/>
    <w:rsid w:val="00D46BB0"/>
    <w:rsid w:val="00D5024E"/>
    <w:rsid w:val="00D51D2F"/>
    <w:rsid w:val="00D53B85"/>
    <w:rsid w:val="00D72B4F"/>
    <w:rsid w:val="00D73597"/>
    <w:rsid w:val="00D77E97"/>
    <w:rsid w:val="00D821DA"/>
    <w:rsid w:val="00D8445F"/>
    <w:rsid w:val="00D913F4"/>
    <w:rsid w:val="00D93A9C"/>
    <w:rsid w:val="00D9501F"/>
    <w:rsid w:val="00DA2DCA"/>
    <w:rsid w:val="00DA5931"/>
    <w:rsid w:val="00DB07B0"/>
    <w:rsid w:val="00DB1315"/>
    <w:rsid w:val="00DB2465"/>
    <w:rsid w:val="00DB3212"/>
    <w:rsid w:val="00DC2D00"/>
    <w:rsid w:val="00DD07E9"/>
    <w:rsid w:val="00DD2993"/>
    <w:rsid w:val="00DD2AB7"/>
    <w:rsid w:val="00DE62F6"/>
    <w:rsid w:val="00E02F02"/>
    <w:rsid w:val="00E02F0D"/>
    <w:rsid w:val="00E06C8F"/>
    <w:rsid w:val="00E10D98"/>
    <w:rsid w:val="00E13286"/>
    <w:rsid w:val="00E16297"/>
    <w:rsid w:val="00E21A60"/>
    <w:rsid w:val="00E21F65"/>
    <w:rsid w:val="00E30CB1"/>
    <w:rsid w:val="00E3304A"/>
    <w:rsid w:val="00E40835"/>
    <w:rsid w:val="00E53BF3"/>
    <w:rsid w:val="00E57782"/>
    <w:rsid w:val="00E620BE"/>
    <w:rsid w:val="00E71358"/>
    <w:rsid w:val="00E718F1"/>
    <w:rsid w:val="00E7312C"/>
    <w:rsid w:val="00E757CC"/>
    <w:rsid w:val="00E846DE"/>
    <w:rsid w:val="00E9062A"/>
    <w:rsid w:val="00E95DCB"/>
    <w:rsid w:val="00EA3A6B"/>
    <w:rsid w:val="00EB1564"/>
    <w:rsid w:val="00EB3768"/>
    <w:rsid w:val="00ED0738"/>
    <w:rsid w:val="00ED0848"/>
    <w:rsid w:val="00ED50E6"/>
    <w:rsid w:val="00ED7971"/>
    <w:rsid w:val="00EE15AC"/>
    <w:rsid w:val="00EE4D2E"/>
    <w:rsid w:val="00EE5EDF"/>
    <w:rsid w:val="00EE69E1"/>
    <w:rsid w:val="00EF0D3C"/>
    <w:rsid w:val="00EF7AA1"/>
    <w:rsid w:val="00F06DA0"/>
    <w:rsid w:val="00F133D8"/>
    <w:rsid w:val="00F1603C"/>
    <w:rsid w:val="00F224DE"/>
    <w:rsid w:val="00F23CEB"/>
    <w:rsid w:val="00F27535"/>
    <w:rsid w:val="00F27D63"/>
    <w:rsid w:val="00F40687"/>
    <w:rsid w:val="00F41AB8"/>
    <w:rsid w:val="00F42696"/>
    <w:rsid w:val="00F5141A"/>
    <w:rsid w:val="00F5758E"/>
    <w:rsid w:val="00F57E26"/>
    <w:rsid w:val="00F57FD9"/>
    <w:rsid w:val="00F60718"/>
    <w:rsid w:val="00F70EC3"/>
    <w:rsid w:val="00F73361"/>
    <w:rsid w:val="00F81CDC"/>
    <w:rsid w:val="00F833FD"/>
    <w:rsid w:val="00F902DB"/>
    <w:rsid w:val="00FA1D78"/>
    <w:rsid w:val="00FA3070"/>
    <w:rsid w:val="00FA71B1"/>
    <w:rsid w:val="00FB7539"/>
    <w:rsid w:val="00FC1C13"/>
    <w:rsid w:val="00FC2319"/>
    <w:rsid w:val="00FC707F"/>
    <w:rsid w:val="00FD574A"/>
    <w:rsid w:val="00FF07C3"/>
    <w:rsid w:val="00FF0CB5"/>
    <w:rsid w:val="00FF385D"/>
    <w:rsid w:val="00FF5526"/>
    <w:rsid w:val="055A2DB7"/>
    <w:rsid w:val="08D61F75"/>
    <w:rsid w:val="094868DD"/>
    <w:rsid w:val="0FAF48A4"/>
    <w:rsid w:val="16BE821C"/>
    <w:rsid w:val="1CA94E93"/>
    <w:rsid w:val="1D8F7413"/>
    <w:rsid w:val="1FBDCAEF"/>
    <w:rsid w:val="25A8F120"/>
    <w:rsid w:val="2B9670D8"/>
    <w:rsid w:val="2C355DA2"/>
    <w:rsid w:val="33785AF8"/>
    <w:rsid w:val="35753AC4"/>
    <w:rsid w:val="35B47072"/>
    <w:rsid w:val="375F26C0"/>
    <w:rsid w:val="3C6D39D4"/>
    <w:rsid w:val="3D1CE839"/>
    <w:rsid w:val="3F704D2A"/>
    <w:rsid w:val="3F7FDE18"/>
    <w:rsid w:val="433D788B"/>
    <w:rsid w:val="4CB6AC1E"/>
    <w:rsid w:val="4CFF7A30"/>
    <w:rsid w:val="4DF099A1"/>
    <w:rsid w:val="4F370D60"/>
    <w:rsid w:val="4F8B73E3"/>
    <w:rsid w:val="4FDE90E3"/>
    <w:rsid w:val="57AC8946"/>
    <w:rsid w:val="5A3243D2"/>
    <w:rsid w:val="5BEFD5FB"/>
    <w:rsid w:val="5CB75379"/>
    <w:rsid w:val="5FFDC0B2"/>
    <w:rsid w:val="65885D37"/>
    <w:rsid w:val="66CB0716"/>
    <w:rsid w:val="679F01EC"/>
    <w:rsid w:val="67FB5665"/>
    <w:rsid w:val="6AFC6359"/>
    <w:rsid w:val="6D00398B"/>
    <w:rsid w:val="6EBD4BA0"/>
    <w:rsid w:val="6EF540C8"/>
    <w:rsid w:val="6F7E9A11"/>
    <w:rsid w:val="6FB76783"/>
    <w:rsid w:val="6FBA85D0"/>
    <w:rsid w:val="6FBFEE58"/>
    <w:rsid w:val="73FE1B8F"/>
    <w:rsid w:val="75CF3F6C"/>
    <w:rsid w:val="77A5FD32"/>
    <w:rsid w:val="77E72F1E"/>
    <w:rsid w:val="77FADF3A"/>
    <w:rsid w:val="77FEAF05"/>
    <w:rsid w:val="7834B615"/>
    <w:rsid w:val="797F458A"/>
    <w:rsid w:val="79A7235B"/>
    <w:rsid w:val="7BEF59F6"/>
    <w:rsid w:val="7BFC5835"/>
    <w:rsid w:val="7BFF49E5"/>
    <w:rsid w:val="7D7A2AAB"/>
    <w:rsid w:val="7E00C5B3"/>
    <w:rsid w:val="7E81818F"/>
    <w:rsid w:val="7F7BE905"/>
    <w:rsid w:val="7FDC1759"/>
    <w:rsid w:val="7FDFDFCD"/>
  </w:rsids>
  <m:mathPr>
    <m:mathFont m:val="Cambria Math"/>
    <m:brkBin m:val="before"/>
    <m:brkBinSub m:val="--"/>
    <m:smallFrac m:val="0"/>
    <m:dispDef m:val="0"/>
    <m:lMargin m:val="0"/>
    <m:rMargin m:val="0"/>
    <m:defJc m:val="centerGroup"/>
    <m:wrapRight/>
    <m:intLim m:val="subSup"/>
    <m:naryLim m:val="subSup"/>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oNotEmbedSmartTags/>
  <w:decimalSymbol w:val="."/>
  <w:listSeparator w:val=","/>
  <w14:docId w14:val="7295AC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heme="minorHAnsi" w:eastAsiaTheme="minorEastAsia" w:hAnsiTheme="minorHAnsi" w:cstheme="minorBidi"/>
      <w:sz w:val="24"/>
      <w:szCs w:val="24"/>
      <w:lang w:eastAsia="ja-JP"/>
    </w:rPr>
  </w:style>
  <w:style w:type="paragraph" w:styleId="1">
    <w:name w:val="heading 1"/>
    <w:basedOn w:val="a"/>
    <w:next w:val="a"/>
    <w:link w:val="10"/>
    <w:uiPriority w:val="9"/>
    <w:qFormat/>
    <w:pPr>
      <w:spacing w:before="100" w:beforeAutospacing="1" w:after="100" w:afterAutospacing="1"/>
      <w:outlineLvl w:val="0"/>
    </w:pPr>
    <w:rPr>
      <w:rFonts w:ascii="Times" w:hAnsi="Times"/>
      <w:b/>
      <w:bCs/>
      <w:kern w:val="36"/>
      <w:sz w:val="48"/>
      <w:szCs w:val="48"/>
      <w:lang w:eastAsia="en-US"/>
    </w:rPr>
  </w:style>
  <w:style w:type="paragraph" w:styleId="2">
    <w:name w:val="heading 2"/>
    <w:basedOn w:val="a"/>
    <w:next w:val="a"/>
    <w:link w:val="20"/>
    <w:uiPriority w:val="9"/>
    <w:qFormat/>
    <w:pPr>
      <w:spacing w:before="100" w:beforeAutospacing="1" w:after="100" w:afterAutospacing="1"/>
      <w:outlineLvl w:val="1"/>
    </w:pPr>
    <w:rPr>
      <w:rFonts w:ascii="Times" w:hAnsi="Times"/>
      <w:b/>
      <w:bCs/>
      <w:sz w:val="36"/>
      <w:szCs w:val="36"/>
      <w:lang w:eastAsia="en-US"/>
    </w:rPr>
  </w:style>
  <w:style w:type="paragraph" w:styleId="3">
    <w:name w:val="heading 3"/>
    <w:basedOn w:val="a"/>
    <w:next w:val="a"/>
    <w:link w:val="30"/>
    <w:uiPriority w:val="9"/>
    <w:qFormat/>
    <w:pPr>
      <w:spacing w:before="100" w:beforeAutospacing="1" w:after="100" w:afterAutospacing="1"/>
      <w:outlineLvl w:val="2"/>
    </w:pPr>
    <w:rPr>
      <w:rFonts w:ascii="Times" w:hAnsi="Times"/>
      <w:b/>
      <w:bCs/>
      <w:sz w:val="27"/>
      <w:szCs w:val="27"/>
      <w:lang w:eastAsia="en-US"/>
    </w:rPr>
  </w:style>
  <w:style w:type="paragraph" w:styleId="4">
    <w:name w:val="heading 4"/>
    <w:basedOn w:val="a"/>
    <w:next w:val="a"/>
    <w:link w:val="40"/>
    <w:uiPriority w:val="9"/>
    <w:qFormat/>
    <w:pPr>
      <w:spacing w:before="100" w:beforeAutospacing="1" w:after="100" w:afterAutospacing="1"/>
      <w:outlineLvl w:val="3"/>
    </w:pPr>
    <w:rPr>
      <w:rFonts w:ascii="Times" w:hAnsi="Times"/>
      <w:b/>
      <w:bCs/>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style>
  <w:style w:type="paragraph" w:styleId="TOC7">
    <w:name w:val="toc 7"/>
    <w:basedOn w:val="a"/>
    <w:next w:val="a"/>
    <w:uiPriority w:val="39"/>
    <w:unhideWhenUsed/>
    <w:qFormat/>
    <w:pPr>
      <w:ind w:left="1440"/>
    </w:pPr>
  </w:style>
  <w:style w:type="paragraph" w:styleId="TOC5">
    <w:name w:val="toc 5"/>
    <w:basedOn w:val="a"/>
    <w:next w:val="a"/>
    <w:uiPriority w:val="39"/>
    <w:unhideWhenUsed/>
    <w:qFormat/>
    <w:pPr>
      <w:ind w:left="960"/>
    </w:pPr>
  </w:style>
  <w:style w:type="paragraph" w:styleId="TOC3">
    <w:name w:val="toc 3"/>
    <w:basedOn w:val="a"/>
    <w:next w:val="a"/>
    <w:uiPriority w:val="39"/>
    <w:unhideWhenUsed/>
    <w:qFormat/>
    <w:pPr>
      <w:ind w:left="480"/>
    </w:pPr>
  </w:style>
  <w:style w:type="paragraph" w:styleId="TOC8">
    <w:name w:val="toc 8"/>
    <w:basedOn w:val="a"/>
    <w:next w:val="a"/>
    <w:uiPriority w:val="39"/>
    <w:unhideWhenUsed/>
    <w:qFormat/>
    <w:pPr>
      <w:ind w:left="1680"/>
    </w:pPr>
  </w:style>
  <w:style w:type="paragraph" w:styleId="a7">
    <w:name w:val="Balloon Text"/>
    <w:basedOn w:val="a"/>
    <w:link w:val="a8"/>
    <w:uiPriority w:val="99"/>
    <w:unhideWhenUsed/>
    <w:qFormat/>
    <w:rPr>
      <w:rFonts w:ascii="Lucida Grande" w:hAnsi="Lucida Grande"/>
      <w:sz w:val="18"/>
      <w:szCs w:val="18"/>
    </w:rPr>
  </w:style>
  <w:style w:type="paragraph" w:styleId="a9">
    <w:name w:val="footer"/>
    <w:basedOn w:val="a"/>
    <w:link w:val="aa"/>
    <w:uiPriority w:val="99"/>
    <w:unhideWhenUsed/>
    <w:qFormat/>
    <w:pPr>
      <w:tabs>
        <w:tab w:val="center" w:pos="4153"/>
        <w:tab w:val="right" w:pos="8306"/>
      </w:tabs>
      <w:snapToGrid w:val="0"/>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720"/>
    </w:pPr>
  </w:style>
  <w:style w:type="paragraph" w:styleId="TOC6">
    <w:name w:val="toc 6"/>
    <w:basedOn w:val="a"/>
    <w:next w:val="a"/>
    <w:uiPriority w:val="39"/>
    <w:unhideWhenUsed/>
    <w:qFormat/>
    <w:pPr>
      <w:ind w:left="1200"/>
    </w:pPr>
  </w:style>
  <w:style w:type="paragraph" w:styleId="TOC2">
    <w:name w:val="toc 2"/>
    <w:basedOn w:val="a"/>
    <w:next w:val="a"/>
    <w:uiPriority w:val="39"/>
    <w:unhideWhenUsed/>
    <w:qFormat/>
    <w:pPr>
      <w:ind w:left="240"/>
    </w:pPr>
  </w:style>
  <w:style w:type="paragraph" w:styleId="TOC9">
    <w:name w:val="toc 9"/>
    <w:basedOn w:val="a"/>
    <w:next w:val="a"/>
    <w:uiPriority w:val="39"/>
    <w:unhideWhenUsed/>
    <w:qFormat/>
    <w:pPr>
      <w:ind w:left="1920"/>
    </w:pPr>
  </w:style>
  <w:style w:type="paragraph" w:styleId="ad">
    <w:name w:val="Normal (Web)"/>
    <w:basedOn w:val="a"/>
    <w:uiPriority w:val="99"/>
    <w:unhideWhenUsed/>
    <w:qFormat/>
    <w:pPr>
      <w:spacing w:before="100" w:beforeAutospacing="1" w:after="100" w:afterAutospacing="1"/>
    </w:pPr>
    <w:rPr>
      <w:rFonts w:ascii="Times" w:hAnsi="Times" w:cs="Times New Roman"/>
      <w:sz w:val="20"/>
      <w:szCs w:val="20"/>
      <w:lang w:eastAsia="en-US"/>
    </w:rPr>
  </w:style>
  <w:style w:type="paragraph" w:styleId="ae">
    <w:name w:val="Title"/>
    <w:basedOn w:val="a"/>
    <w:next w:val="a"/>
    <w:link w:val="af"/>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styleId="af0">
    <w:name w:val="Strong"/>
    <w:basedOn w:val="a0"/>
    <w:uiPriority w:val="22"/>
    <w:qFormat/>
    <w:rPr>
      <w:b/>
      <w:bCs/>
    </w:rPr>
  </w:style>
  <w:style w:type="character" w:styleId="af1">
    <w:name w:val="page number"/>
    <w:basedOn w:val="a0"/>
    <w:uiPriority w:val="99"/>
    <w:unhideWhenUsed/>
    <w:qFormat/>
  </w:style>
  <w:style w:type="character" w:styleId="af2">
    <w:name w:val="FollowedHyperlink"/>
    <w:basedOn w:val="a0"/>
    <w:uiPriority w:val="99"/>
    <w:unhideWhenUsed/>
    <w:qFormat/>
    <w:rPr>
      <w:color w:val="800080" w:themeColor="followedHyperlink"/>
      <w:u w:val="single"/>
    </w:rPr>
  </w:style>
  <w:style w:type="character" w:styleId="af3">
    <w:name w:val="Emphasis"/>
    <w:basedOn w:val="a0"/>
    <w:uiPriority w:val="20"/>
    <w:qFormat/>
    <w:rPr>
      <w:i/>
      <w:iCs/>
    </w:rPr>
  </w:style>
  <w:style w:type="character" w:styleId="af4">
    <w:name w:val="Hyperlink"/>
    <w:basedOn w:val="a0"/>
    <w:uiPriority w:val="99"/>
    <w:unhideWhenUsed/>
    <w:qFormat/>
    <w:rPr>
      <w:color w:val="0000FF"/>
      <w:u w:val="single"/>
    </w:rPr>
  </w:style>
  <w:style w:type="character" w:styleId="af5">
    <w:name w:val="annotation reference"/>
    <w:basedOn w:val="a0"/>
    <w:uiPriority w:val="99"/>
    <w:unhideWhenUsed/>
    <w:qFormat/>
    <w:rPr>
      <w:sz w:val="21"/>
      <w:szCs w:val="21"/>
    </w:rPr>
  </w:style>
  <w:style w:type="table" w:styleId="af6">
    <w:name w:val="Table Grid"/>
    <w:basedOn w:val="a1"/>
    <w:uiPriority w:val="9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w:hAnsi="Times"/>
      <w:b/>
      <w:bCs/>
      <w:kern w:val="36"/>
      <w:sz w:val="48"/>
      <w:szCs w:val="48"/>
      <w:lang w:eastAsia="en-US"/>
    </w:rPr>
  </w:style>
  <w:style w:type="character" w:customStyle="1" w:styleId="20">
    <w:name w:val="标题 2 字符"/>
    <w:basedOn w:val="a0"/>
    <w:link w:val="2"/>
    <w:uiPriority w:val="9"/>
    <w:qFormat/>
    <w:rPr>
      <w:rFonts w:ascii="Times" w:hAnsi="Times"/>
      <w:b/>
      <w:bCs/>
      <w:sz w:val="36"/>
      <w:szCs w:val="36"/>
      <w:lang w:eastAsia="en-US"/>
    </w:rPr>
  </w:style>
  <w:style w:type="character" w:customStyle="1" w:styleId="30">
    <w:name w:val="标题 3 字符"/>
    <w:basedOn w:val="a0"/>
    <w:link w:val="3"/>
    <w:uiPriority w:val="9"/>
    <w:qFormat/>
    <w:rPr>
      <w:rFonts w:ascii="Times" w:hAnsi="Times"/>
      <w:b/>
      <w:bCs/>
      <w:sz w:val="27"/>
      <w:szCs w:val="27"/>
      <w:lang w:eastAsia="en-US"/>
    </w:rPr>
  </w:style>
  <w:style w:type="character" w:customStyle="1" w:styleId="40">
    <w:name w:val="标题 4 字符"/>
    <w:basedOn w:val="a0"/>
    <w:link w:val="4"/>
    <w:uiPriority w:val="9"/>
    <w:qFormat/>
    <w:rPr>
      <w:rFonts w:ascii="Times" w:hAnsi="Times"/>
      <w:b/>
      <w:bCs/>
      <w:sz w:val="24"/>
      <w:szCs w:val="24"/>
      <w:lang w:eastAsia="en-US"/>
    </w:rPr>
  </w:style>
  <w:style w:type="character" w:customStyle="1" w:styleId="a8">
    <w:name w:val="批注框文本 字符"/>
    <w:basedOn w:val="a0"/>
    <w:link w:val="a7"/>
    <w:uiPriority w:val="99"/>
    <w:semiHidden/>
    <w:qFormat/>
    <w:rPr>
      <w:rFonts w:ascii="Lucida Grande" w:hAnsi="Lucida Grande"/>
      <w:sz w:val="18"/>
      <w:szCs w:val="18"/>
    </w:rPr>
  </w:style>
  <w:style w:type="paragraph" w:customStyle="1" w:styleId="TableParagraph">
    <w:name w:val="Table Paragraph"/>
    <w:basedOn w:val="a"/>
    <w:uiPriority w:val="1"/>
    <w:qFormat/>
    <w:pPr>
      <w:widowControl w:val="0"/>
    </w:pPr>
    <w:rPr>
      <w:rFonts w:eastAsiaTheme="minorHAnsi"/>
      <w:sz w:val="22"/>
      <w:szCs w:val="22"/>
      <w:lang w:eastAsia="en-US"/>
    </w:rPr>
  </w:style>
  <w:style w:type="paragraph" w:customStyle="1" w:styleId="11">
    <w:name w:val="列出段落1"/>
    <w:basedOn w:val="a"/>
    <w:uiPriority w:val="34"/>
    <w:qFormat/>
    <w:pPr>
      <w:ind w:firstLineChars="200" w:firstLine="420"/>
    </w:pPr>
  </w:style>
  <w:style w:type="character" w:customStyle="1" w:styleId="12">
    <w:name w:val="未处理的提及1"/>
    <w:basedOn w:val="a0"/>
    <w:uiPriority w:val="99"/>
    <w:unhideWhenUsed/>
    <w:qFormat/>
    <w:rPr>
      <w:color w:val="605E5C"/>
      <w:shd w:val="clear" w:color="auto" w:fill="E1DFDD"/>
    </w:rPr>
  </w:style>
  <w:style w:type="character" w:customStyle="1" w:styleId="af">
    <w:name w:val="标题 字符"/>
    <w:basedOn w:val="a0"/>
    <w:link w:val="ae"/>
    <w:uiPriority w:val="10"/>
    <w:qFormat/>
    <w:rPr>
      <w:rFonts w:asciiTheme="majorHAnsi" w:eastAsiaTheme="majorEastAsia" w:hAnsiTheme="majorHAnsi" w:cstheme="majorBidi"/>
      <w:color w:val="17365D" w:themeColor="text2" w:themeShade="BF"/>
      <w:spacing w:val="5"/>
      <w:kern w:val="28"/>
      <w:sz w:val="52"/>
      <w:szCs w:val="52"/>
      <w:lang w:eastAsia="ja-JP"/>
    </w:rPr>
  </w:style>
  <w:style w:type="paragraph" w:customStyle="1" w:styleId="21">
    <w:name w:val="列出段落2"/>
    <w:basedOn w:val="a"/>
    <w:uiPriority w:val="34"/>
    <w:qFormat/>
    <w:pPr>
      <w:ind w:left="720"/>
      <w:contextualSpacing/>
    </w:pPr>
  </w:style>
  <w:style w:type="paragraph" w:customStyle="1" w:styleId="13">
    <w:name w:val="修订1"/>
    <w:hidden/>
    <w:uiPriority w:val="99"/>
    <w:semiHidden/>
    <w:qFormat/>
    <w:rPr>
      <w:rFonts w:asciiTheme="minorHAnsi" w:eastAsiaTheme="minorEastAsia" w:hAnsiTheme="minorHAnsi" w:cstheme="minorBidi"/>
      <w:sz w:val="24"/>
      <w:szCs w:val="24"/>
      <w:lang w:eastAsia="ja-JP"/>
    </w:rPr>
  </w:style>
  <w:style w:type="character" w:customStyle="1" w:styleId="ac">
    <w:name w:val="页眉 字符"/>
    <w:basedOn w:val="a0"/>
    <w:link w:val="ab"/>
    <w:uiPriority w:val="99"/>
    <w:qFormat/>
    <w:rPr>
      <w:sz w:val="18"/>
      <w:szCs w:val="18"/>
      <w:lang w:eastAsia="ja-JP"/>
    </w:rPr>
  </w:style>
  <w:style w:type="character" w:customStyle="1" w:styleId="aa">
    <w:name w:val="页脚 字符"/>
    <w:basedOn w:val="a0"/>
    <w:link w:val="a9"/>
    <w:uiPriority w:val="99"/>
    <w:qFormat/>
    <w:rPr>
      <w:sz w:val="18"/>
      <w:szCs w:val="18"/>
      <w:lang w:eastAsia="ja-JP"/>
    </w:rPr>
  </w:style>
  <w:style w:type="paragraph" w:customStyle="1" w:styleId="msonormal0">
    <w:name w:val="msonormal"/>
    <w:basedOn w:val="a"/>
    <w:uiPriority w:val="99"/>
    <w:qFormat/>
    <w:pPr>
      <w:spacing w:before="100" w:beforeAutospacing="1" w:after="100" w:afterAutospacing="1"/>
    </w:pPr>
    <w:rPr>
      <w:rFonts w:ascii="Times" w:hAnsi="Times" w:cs="Times New Roman"/>
      <w:sz w:val="20"/>
      <w:szCs w:val="20"/>
      <w:lang w:eastAsia="en-US"/>
    </w:rPr>
  </w:style>
  <w:style w:type="character" w:customStyle="1" w:styleId="a6">
    <w:name w:val="批注文字 字符"/>
    <w:basedOn w:val="a0"/>
    <w:link w:val="a4"/>
    <w:uiPriority w:val="99"/>
    <w:semiHidden/>
    <w:qFormat/>
    <w:rPr>
      <w:sz w:val="24"/>
      <w:szCs w:val="24"/>
      <w:lang w:eastAsia="ja-JP"/>
    </w:rPr>
  </w:style>
  <w:style w:type="character" w:customStyle="1" w:styleId="a5">
    <w:name w:val="批注主题 字符"/>
    <w:basedOn w:val="a6"/>
    <w:link w:val="a3"/>
    <w:uiPriority w:val="99"/>
    <w:semiHidden/>
    <w:qFormat/>
    <w:rPr>
      <w:b/>
      <w:bCs/>
      <w:sz w:val="24"/>
      <w:szCs w:val="24"/>
      <w:lang w:eastAsia="ja-JP"/>
    </w:rPr>
  </w:style>
  <w:style w:type="paragraph" w:customStyle="1" w:styleId="31">
    <w:name w:val="列出段落3"/>
    <w:basedOn w:val="a"/>
    <w:uiPriority w:val="34"/>
    <w:qFormat/>
    <w:pPr>
      <w:ind w:firstLineChars="200" w:firstLine="420"/>
    </w:pPr>
  </w:style>
  <w:style w:type="paragraph" w:customStyle="1" w:styleId="22">
    <w:name w:val="修订2"/>
    <w:hidden/>
    <w:uiPriority w:val="99"/>
    <w:semiHidden/>
    <w:qFormat/>
    <w:rPr>
      <w:rFonts w:asciiTheme="minorHAnsi" w:eastAsiaTheme="minorEastAsia" w:hAnsiTheme="minorHAnsi" w:cstheme="minorBidi"/>
      <w:sz w:val="24"/>
      <w:szCs w:val="24"/>
      <w:lang w:eastAsia="ja-JP"/>
    </w:rPr>
  </w:style>
  <w:style w:type="paragraph" w:styleId="af7">
    <w:name w:val="Document Map"/>
    <w:basedOn w:val="a"/>
    <w:link w:val="af8"/>
    <w:uiPriority w:val="99"/>
    <w:semiHidden/>
    <w:unhideWhenUsed/>
    <w:rsid w:val="002D65C5"/>
    <w:rPr>
      <w:rFonts w:ascii="宋体" w:eastAsia="宋体"/>
    </w:rPr>
  </w:style>
  <w:style w:type="character" w:customStyle="1" w:styleId="af8">
    <w:name w:val="文档结构图 字符"/>
    <w:basedOn w:val="a0"/>
    <w:link w:val="af7"/>
    <w:uiPriority w:val="99"/>
    <w:semiHidden/>
    <w:rsid w:val="002D65C5"/>
    <w:rPr>
      <w:rFonts w:ascii="宋体" w:hAnsiTheme="minorHAnsi" w:cstheme="minorBidi"/>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530100">
      <w:bodyDiv w:val="1"/>
      <w:marLeft w:val="0"/>
      <w:marRight w:val="0"/>
      <w:marTop w:val="0"/>
      <w:marBottom w:val="0"/>
      <w:divBdr>
        <w:top w:val="none" w:sz="0" w:space="0" w:color="auto"/>
        <w:left w:val="none" w:sz="0" w:space="0" w:color="auto"/>
        <w:bottom w:val="none" w:sz="0" w:space="0" w:color="auto"/>
        <w:right w:val="none" w:sz="0" w:space="0" w:color="auto"/>
      </w:divBdr>
    </w:div>
    <w:div w:id="1189564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07/relationships/hdphoto" Target="media/hdphoto2.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microsoft.com/office/2007/relationships/hdphoto" Target="media/hdphoto1.jpeg"/><Relationship Id="rId32" Type="http://schemas.microsoft.com/office/2007/relationships/hdphoto" Target="media/hdphoto5.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hdphoto" Target="media/hdphoto3.jpeg"/><Relationship Id="rId36" Type="http://schemas.openxmlformats.org/officeDocument/2006/relationships/image" Target="media/image21.png"/><Relationship Id="rId49"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microsoft.com/office/2007/relationships/hdphoto" Target="media/hdphoto4.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52</Pages>
  <Words>9737</Words>
  <Characters>55506</Characters>
  <Application>Microsoft Office Word</Application>
  <DocSecurity>0</DocSecurity>
  <Lines>462</Lines>
  <Paragraphs>130</Paragraphs>
  <ScaleCrop>false</ScaleCrop>
  <Company>University of Oregon</Company>
  <LinksUpToDate>false</LinksUpToDate>
  <CharactersWithSpaces>65113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Faulk</dc:creator>
  <cp:lastModifiedBy>Nil Pointer</cp:lastModifiedBy>
  <cp:revision>61</cp:revision>
  <cp:lastPrinted>2019-04-08T08:08:00Z</cp:lastPrinted>
  <dcterms:created xsi:type="dcterms:W3CDTF">2019-04-03T17:53:00Z</dcterms:created>
  <dcterms:modified xsi:type="dcterms:W3CDTF">2019-04-09T13:28:00Z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2052-2.4.0.835</vt:lpwstr>
  </property>
</Properties>
</file>